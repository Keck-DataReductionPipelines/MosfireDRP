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3777F8" w14:textId="77777777" w:rsidR="00682631" w:rsidRDefault="008E10F5" w:rsidP="00DD2B68">
      <w:pPr>
        <w:pStyle w:val="Title"/>
        <w:rPr>
          <w:rStyle w:val="BookTitle"/>
        </w:rPr>
      </w:pPr>
      <w:r w:rsidRPr="0092522C">
        <w:rPr>
          <w:rStyle w:val="BookTitle"/>
        </w:rPr>
        <w:t xml:space="preserve">MOSFIRE </w:t>
      </w:r>
      <w:r w:rsidR="00682631">
        <w:rPr>
          <w:rStyle w:val="BookTitle"/>
        </w:rPr>
        <w:t xml:space="preserve">Spectroscopy </w:t>
      </w:r>
      <w:r w:rsidRPr="0092522C">
        <w:rPr>
          <w:rStyle w:val="BookTitle"/>
        </w:rPr>
        <w:t xml:space="preserve">Data Reduction Pipeline: </w:t>
      </w:r>
    </w:p>
    <w:p w14:paraId="1C02556A" w14:textId="77777777" w:rsidR="008E10F5" w:rsidRPr="0092522C" w:rsidRDefault="008E10F5" w:rsidP="00DD2B68">
      <w:pPr>
        <w:pStyle w:val="Title"/>
        <w:rPr>
          <w:rStyle w:val="BookTitle"/>
        </w:rPr>
      </w:pPr>
      <w:r w:rsidRPr="0092522C">
        <w:rPr>
          <w:rStyle w:val="BookTitle"/>
        </w:rPr>
        <w:t>User Manual</w:t>
      </w:r>
    </w:p>
    <w:p w14:paraId="209381B3" w14:textId="77777777" w:rsidR="008E10F5" w:rsidRPr="0092522C" w:rsidRDefault="005074C2" w:rsidP="00DD2B68">
      <w:pPr>
        <w:pStyle w:val="Subtitle"/>
      </w:pPr>
      <w:r>
        <w:t>The MOSFIRE DRP development team</w:t>
      </w:r>
    </w:p>
    <w:p w14:paraId="55E380B9" w14:textId="4973C8A5" w:rsidR="008E10F5" w:rsidRPr="0069297E" w:rsidRDefault="009E4F41" w:rsidP="0069297E">
      <w:pPr>
        <w:pStyle w:val="Subtitle"/>
        <w:jc w:val="right"/>
        <w:rPr>
          <w:rStyle w:val="BookTitle"/>
          <w:b w:val="0"/>
          <w:bCs w:val="0"/>
          <w:smallCaps w:val="0"/>
          <w:spacing w:val="0"/>
        </w:rPr>
      </w:pPr>
      <w:ins w:id="0" w:author="Luca Rizzi" w:date="2015-08-27T10:34:00Z">
        <w:r>
          <w:t>August 1st</w:t>
        </w:r>
      </w:ins>
      <w:del w:id="1" w:author="Luca Rizzi" w:date="2015-08-27T10:34:00Z">
        <w:r w:rsidR="00344E5C" w:rsidDel="009E4F41">
          <w:delText>June</w:delText>
        </w:r>
      </w:del>
      <w:del w:id="2" w:author="Luca Rizzi" w:date="2015-08-27T10:33:00Z">
        <w:r w:rsidR="00344E5C" w:rsidDel="009E4F41">
          <w:delText xml:space="preserve"> 18</w:delText>
        </w:r>
      </w:del>
      <w:r w:rsidR="008E10F5" w:rsidRPr="0092522C">
        <w:t>, 201</w:t>
      </w:r>
      <w:r w:rsidR="00344E5C">
        <w:t>5</w:t>
      </w:r>
    </w:p>
    <w:p w14:paraId="13CE2B1A" w14:textId="77777777" w:rsidR="005074C2" w:rsidRDefault="00C90FCB" w:rsidP="00DD2B68">
      <w:pPr>
        <w:pStyle w:val="Heading1"/>
      </w:pPr>
      <w:r>
        <w:t>Changes in version 2015A</w:t>
      </w:r>
      <w:bookmarkStart w:id="3" w:name="_GoBack"/>
      <w:bookmarkEnd w:id="3"/>
    </w:p>
    <w:p w14:paraId="67583B84" w14:textId="77777777" w:rsidR="00C90FCB" w:rsidRPr="00C90FCB" w:rsidRDefault="00C90FCB" w:rsidP="00C90FCB">
      <w:pPr>
        <w:pStyle w:val="Heading2"/>
      </w:pPr>
      <w:r>
        <w:t>New features</w:t>
      </w:r>
    </w:p>
    <w:p w14:paraId="3EF02433" w14:textId="77777777" w:rsidR="005074C2" w:rsidRDefault="00C90FCB" w:rsidP="005074C2">
      <w:pPr>
        <w:pStyle w:val="ListParagraph"/>
        <w:numPr>
          <w:ilvl w:val="0"/>
          <w:numId w:val="41"/>
        </w:numPr>
      </w:pPr>
      <w:r>
        <w:t>Reduction of long2pos and long2pos_specphot</w:t>
      </w:r>
    </w:p>
    <w:p w14:paraId="1DA98BED" w14:textId="77777777" w:rsidR="005074C2" w:rsidRDefault="00C90FCB" w:rsidP="005074C2">
      <w:pPr>
        <w:pStyle w:val="ListParagraph"/>
        <w:numPr>
          <w:ilvl w:val="0"/>
          <w:numId w:val="41"/>
        </w:numPr>
      </w:pPr>
      <w:r>
        <w:t>Reduction of longslit data</w:t>
      </w:r>
    </w:p>
    <w:p w14:paraId="0C69BCF2" w14:textId="77777777" w:rsidR="00C90FCB" w:rsidRDefault="00C90FCB" w:rsidP="005074C2">
      <w:pPr>
        <w:pStyle w:val="ListParagraph"/>
        <w:numPr>
          <w:ilvl w:val="0"/>
          <w:numId w:val="41"/>
        </w:numPr>
      </w:pPr>
      <w:r>
        <w:t>Automatic generation of driver file</w:t>
      </w:r>
    </w:p>
    <w:p w14:paraId="4F824C15" w14:textId="77777777" w:rsidR="00C90FCB" w:rsidRDefault="00C90FCB" w:rsidP="005074C2">
      <w:pPr>
        <w:pStyle w:val="ListParagraph"/>
        <w:numPr>
          <w:ilvl w:val="0"/>
          <w:numId w:val="41"/>
        </w:numPr>
      </w:pPr>
      <w:r>
        <w:t>Logging and diagnostic information on screen and on disk</w:t>
      </w:r>
    </w:p>
    <w:p w14:paraId="54AD95FF" w14:textId="77777777" w:rsidR="00C90FCB" w:rsidRDefault="00C90FCB" w:rsidP="005074C2">
      <w:pPr>
        <w:pStyle w:val="ListParagraph"/>
        <w:numPr>
          <w:ilvl w:val="0"/>
          <w:numId w:val="41"/>
        </w:numPr>
      </w:pPr>
      <w:r>
        <w:t>Package-style installation as a Ureka sub-package</w:t>
      </w:r>
    </w:p>
    <w:p w14:paraId="226045B5" w14:textId="77777777" w:rsidR="00C90FCB" w:rsidRDefault="00C90FCB" w:rsidP="00C90FCB">
      <w:pPr>
        <w:pStyle w:val="ListParagraph"/>
        <w:numPr>
          <w:ilvl w:val="0"/>
          <w:numId w:val="41"/>
        </w:numPr>
      </w:pPr>
      <w:r>
        <w:t>Support for Ureka 1.5.1</w:t>
      </w:r>
    </w:p>
    <w:p w14:paraId="625F0413" w14:textId="77777777" w:rsidR="00C90FCB" w:rsidRDefault="00C90FCB" w:rsidP="00C90FCB">
      <w:pPr>
        <w:pStyle w:val="Heading2"/>
      </w:pPr>
      <w:r>
        <w:t>Improvements and bug fixes</w:t>
      </w:r>
    </w:p>
    <w:p w14:paraId="722C2624" w14:textId="77777777" w:rsidR="005074C2" w:rsidRDefault="00C90FCB" w:rsidP="00C90FCB">
      <w:pPr>
        <w:pStyle w:val="ListParagraph"/>
        <w:numPr>
          <w:ilvl w:val="0"/>
          <w:numId w:val="42"/>
        </w:numPr>
      </w:pPr>
      <w:r>
        <w:t>Fix incorrect determination of the slit parameters which prevented the use of large slits</w:t>
      </w:r>
    </w:p>
    <w:p w14:paraId="22C019BB" w14:textId="77777777" w:rsidR="00C90FCB" w:rsidRDefault="00C90FCB" w:rsidP="00C90FCB">
      <w:pPr>
        <w:pStyle w:val="ListParagraph"/>
        <w:numPr>
          <w:ilvl w:val="0"/>
          <w:numId w:val="42"/>
        </w:numPr>
      </w:pPr>
      <w:r>
        <w:t>Fix incorrect determination of the average wavelength dispersion for the long2pos mode</w:t>
      </w:r>
    </w:p>
    <w:p w14:paraId="3EA7EF14" w14:textId="77777777" w:rsidR="00C90FCB" w:rsidRDefault="00C90FCB" w:rsidP="00C90FCB">
      <w:pPr>
        <w:pStyle w:val="ListParagraph"/>
        <w:numPr>
          <w:ilvl w:val="0"/>
          <w:numId w:val="42"/>
        </w:numPr>
      </w:pPr>
      <w:r>
        <w:t>Added ability of specifying the output name of the files</w:t>
      </w:r>
    </w:p>
    <w:p w14:paraId="4B8BAB6E" w14:textId="77777777" w:rsidR="00C90FCB" w:rsidRDefault="00C90FCB" w:rsidP="00C90FCB">
      <w:pPr>
        <w:pStyle w:val="ListParagraph"/>
        <w:numPr>
          <w:ilvl w:val="0"/>
          <w:numId w:val="42"/>
        </w:numPr>
      </w:pPr>
      <w:r>
        <w:t>Improved robustness of non-interactive wavelength solution, added possibilty of switching from interactive to non-interactive during the reduction, added k-sigma clipping of the sky or arc lines</w:t>
      </w:r>
    </w:p>
    <w:p w14:paraId="483C7AA5" w14:textId="77777777" w:rsidR="00C90FCB" w:rsidRDefault="00C90FCB" w:rsidP="00C90FCB">
      <w:pPr>
        <w:pStyle w:val="ListParagraph"/>
        <w:numPr>
          <w:ilvl w:val="0"/>
          <w:numId w:val="42"/>
        </w:numPr>
      </w:pPr>
      <w:r>
        <w:t>Fixed the problem with the interactive wavelength window not closing at the end of the fit</w:t>
      </w:r>
    </w:p>
    <w:p w14:paraId="5339E40E" w14:textId="77777777" w:rsidR="00097C61" w:rsidRDefault="00097C61" w:rsidP="00C90FCB">
      <w:pPr>
        <w:pStyle w:val="ListParagraph"/>
        <w:numPr>
          <w:ilvl w:val="0"/>
          <w:numId w:val="42"/>
        </w:numPr>
      </w:pPr>
      <w:r>
        <w:t>Fixed the problem with the interactive fitting window showing up empty on the first fit (no need to use the x key to unzoom)</w:t>
      </w:r>
    </w:p>
    <w:p w14:paraId="6EEEDE4D" w14:textId="77777777" w:rsidR="00C90FCB" w:rsidRDefault="00C90FCB" w:rsidP="00C90FCB">
      <w:pPr>
        <w:pStyle w:val="ListParagraph"/>
        <w:numPr>
          <w:ilvl w:val="0"/>
          <w:numId w:val="42"/>
        </w:numPr>
      </w:pPr>
      <w:r>
        <w:t>Added procedure to fix the header of old images acquired with an outdated version of long2pos</w:t>
      </w:r>
    </w:p>
    <w:p w14:paraId="5CD31B6B" w14:textId="77777777" w:rsidR="00C90FCB" w:rsidRDefault="00C90FCB" w:rsidP="00C90FCB">
      <w:pPr>
        <w:pStyle w:val="ListParagraph"/>
        <w:numPr>
          <w:ilvl w:val="0"/>
          <w:numId w:val="42"/>
        </w:numPr>
      </w:pPr>
      <w:r>
        <w:t>Disabled cosmic ray rejection for the case of less than 5 exposures</w:t>
      </w:r>
    </w:p>
    <w:p w14:paraId="29CFC3FF" w14:textId="77777777" w:rsidR="008C058E" w:rsidRDefault="008C058E" w:rsidP="00C90FCB">
      <w:pPr>
        <w:pStyle w:val="ListParagraph"/>
        <w:numPr>
          <w:ilvl w:val="0"/>
          <w:numId w:val="42"/>
        </w:numPr>
      </w:pPr>
      <w:r>
        <w:t>There is no need to specify one of the observations in Rectify: Rectify will use the first of the files listed in the Offset files.</w:t>
      </w:r>
    </w:p>
    <w:p w14:paraId="229EC53C" w14:textId="77777777" w:rsidR="005074C2" w:rsidRPr="005074C2" w:rsidRDefault="005074C2" w:rsidP="005074C2"/>
    <w:p w14:paraId="40016018" w14:textId="77777777" w:rsidR="008E10F5" w:rsidRDefault="008E10F5" w:rsidP="00DD2B68">
      <w:pPr>
        <w:pStyle w:val="Heading1"/>
      </w:pPr>
      <w:r>
        <w:t>Preface</w:t>
      </w:r>
    </w:p>
    <w:p w14:paraId="0FD055A2" w14:textId="77777777" w:rsidR="00821FB9" w:rsidRPr="00233F77" w:rsidRDefault="002C2163" w:rsidP="00821FB9">
      <w:r>
        <w:t xml:space="preserve">This manual describes the installation </w:t>
      </w:r>
      <w:r w:rsidR="00821FB9">
        <w:t xml:space="preserve">and usage </w:t>
      </w:r>
      <w:r>
        <w:t xml:space="preserve">of the MOSFIRE data reduction pipeline on a unix-like computer. </w:t>
      </w:r>
      <w:r w:rsidR="00821FB9">
        <w:t xml:space="preserve">Although primarily tested and </w:t>
      </w:r>
      <w:r w:rsidR="00821FB9">
        <w:lastRenderedPageBreak/>
        <w:t xml:space="preserve">developed on a Mac, the pipeline operates </w:t>
      </w:r>
      <w:r>
        <w:t xml:space="preserve">on </w:t>
      </w:r>
      <w:r w:rsidR="00821FB9">
        <w:t xml:space="preserve">both </w:t>
      </w:r>
      <w:r>
        <w:t>OSX and Linux</w:t>
      </w:r>
      <w:r w:rsidR="00821FB9">
        <w:t xml:space="preserve"> systems</w:t>
      </w:r>
      <w:r>
        <w:t>.</w:t>
      </w:r>
      <w:r w:rsidR="005074C2">
        <w:t xml:space="preserve"> In the section 4</w:t>
      </w:r>
      <w:r w:rsidR="00821FB9">
        <w:t>, we describe an installation procedure for a Mac OSX system. Later sections describe code usage, execution, and outputs.</w:t>
      </w:r>
    </w:p>
    <w:p w14:paraId="4671E452" w14:textId="77777777" w:rsidR="002C2163" w:rsidRDefault="002C2163" w:rsidP="002C2163">
      <w:r>
        <w:t xml:space="preserve">The MOSFIRE spectrograph data reduction pipeline was architected by the MOSFIRE commissioning team and written by Nick Konidaris with extensive checking and feedback from Chuck Steidel and other MOSFIRE team members. The pipeline is maintained on an online code repository </w:t>
      </w:r>
      <w:hyperlink r:id="rId9" w:history="1">
        <w:r w:rsidR="00FE06B4" w:rsidRPr="00CE60E7">
          <w:rPr>
            <w:rStyle w:val="Hyperlink"/>
          </w:rPr>
          <w:t>http://mosfire-datareductionpipeline.github.io/MosfireDRP/</w:t>
        </w:r>
      </w:hyperlink>
      <w:r w:rsidR="00FE06B4">
        <w:t xml:space="preserve">. </w:t>
      </w:r>
      <w:r>
        <w:t>Please use this website to track issues and and submit requests.</w:t>
      </w:r>
    </w:p>
    <w:p w14:paraId="1A50E7AC" w14:textId="77777777" w:rsidR="008E10F5" w:rsidRDefault="008E10F5" w:rsidP="00DD2B68"/>
    <w:p w14:paraId="2CD468B5" w14:textId="77777777" w:rsidR="007A54ED" w:rsidRDefault="007A54ED" w:rsidP="007A54ED">
      <w:pPr>
        <w:pStyle w:val="Heading1"/>
      </w:pPr>
      <w:r>
        <w:t>Installing the Data Reduction Pipeline</w:t>
      </w:r>
    </w:p>
    <w:p w14:paraId="6BC1BC92" w14:textId="77777777" w:rsidR="00C90FCB" w:rsidRDefault="00C90FCB" w:rsidP="00C90FCB">
      <w:pPr>
        <w:pStyle w:val="Firstparagraph"/>
      </w:pPr>
      <w:r>
        <w:t>As of version 2015A, the pipeline can be installed as Ureka package. If you prefer to use this installation procedure, download the pipeline tar file and unpack it. Then execute:</w:t>
      </w:r>
    </w:p>
    <w:p w14:paraId="026C1E8F" w14:textId="77777777" w:rsidR="00C90FCB" w:rsidRDefault="00C90FCB" w:rsidP="00C90FCB"/>
    <w:p w14:paraId="08DD0E9F" w14:textId="77777777" w:rsidR="00C90FCB" w:rsidRPr="007A7904" w:rsidRDefault="00C90FCB" w:rsidP="00C90FCB">
      <w:pPr>
        <w:rPr>
          <w:rFonts w:ascii="Courier New" w:hAnsi="Courier New" w:cs="Courier New"/>
          <w:rPrChange w:id="4" w:author="Tuan Do" w:date="2015-08-04T20:50:00Z">
            <w:rPr/>
          </w:rPrChange>
        </w:rPr>
      </w:pPr>
      <w:r w:rsidRPr="007A7904">
        <w:rPr>
          <w:rFonts w:ascii="Courier New" w:hAnsi="Courier New" w:cs="Courier New"/>
          <w:rPrChange w:id="5" w:author="Tuan Do" w:date="2015-08-04T20:50:00Z">
            <w:rPr/>
          </w:rPrChange>
        </w:rPr>
        <w:t>ur_setup</w:t>
      </w:r>
    </w:p>
    <w:p w14:paraId="2386A5DC" w14:textId="77777777" w:rsidR="00C90FCB" w:rsidRDefault="00C90FCB" w:rsidP="00C90FCB"/>
    <w:p w14:paraId="7F95A6F3" w14:textId="77777777" w:rsidR="00C90FCB" w:rsidRDefault="00C90FCB" w:rsidP="00C90FCB">
      <w:r>
        <w:t>Go to the mosfire python directory where the setup.py file is located (it is the main directory above the MOSFIRE and apps directories). Run:</w:t>
      </w:r>
    </w:p>
    <w:p w14:paraId="2B32B885" w14:textId="77777777" w:rsidR="00C90FCB" w:rsidRDefault="00C90FCB" w:rsidP="00C90FCB">
      <w:pPr>
        <w:rPr>
          <w:ins w:id="6" w:author="Tuan Do" w:date="2015-08-04T20:47:00Z"/>
        </w:rPr>
      </w:pPr>
    </w:p>
    <w:p w14:paraId="53DD8854" w14:textId="77777777" w:rsidR="007A7904" w:rsidRPr="007A7904" w:rsidRDefault="007A7904" w:rsidP="00C90FCB">
      <w:pPr>
        <w:rPr>
          <w:ins w:id="7" w:author="Tuan Do" w:date="2015-08-04T20:47:00Z"/>
          <w:rFonts w:ascii="Courier New" w:hAnsi="Courier New" w:cs="Courier New"/>
          <w:rPrChange w:id="8" w:author="Tuan Do" w:date="2015-08-04T20:50:00Z">
            <w:rPr>
              <w:ins w:id="9" w:author="Tuan Do" w:date="2015-08-04T20:47:00Z"/>
            </w:rPr>
          </w:rPrChange>
        </w:rPr>
      </w:pPr>
      <w:ins w:id="10" w:author="Tuan Do" w:date="2015-08-04T20:47:00Z">
        <w:r w:rsidRPr="007A7904">
          <w:rPr>
            <w:rFonts w:ascii="Courier New" w:hAnsi="Courier New" w:cs="Courier New"/>
            <w:rPrChange w:id="11" w:author="Tuan Do" w:date="2015-08-04T20:50:00Z">
              <w:rPr/>
            </w:rPrChange>
          </w:rPr>
          <w:t>python setup.py install</w:t>
        </w:r>
      </w:ins>
    </w:p>
    <w:p w14:paraId="74C3D953" w14:textId="77777777" w:rsidR="007A7904" w:rsidRDefault="007A7904" w:rsidP="007A7904">
      <w:pPr>
        <w:rPr>
          <w:ins w:id="12" w:author="Tuan Do" w:date="2015-08-04T20:47:00Z"/>
        </w:rPr>
      </w:pPr>
    </w:p>
    <w:p w14:paraId="18754B0D" w14:textId="1BCD6FB2" w:rsidR="007A7904" w:rsidRDefault="007A7904">
      <w:pPr>
        <w:ind w:firstLine="0"/>
        <w:pPrChange w:id="13" w:author="Tuan Do" w:date="2015-08-04T20:58:00Z">
          <w:pPr/>
        </w:pPrChange>
      </w:pPr>
      <w:ins w:id="14" w:author="Tuan Do" w:date="2015-08-04T20:51:00Z">
        <w:r>
          <w:t>This will copy the MOSFIRE pipeline as a python package located in</w:t>
        </w:r>
      </w:ins>
      <w:ins w:id="15" w:author="Tuan Do" w:date="2015-08-04T20:56:00Z">
        <w:r>
          <w:t>to</w:t>
        </w:r>
      </w:ins>
      <w:ins w:id="16" w:author="Tuan Do" w:date="2015-08-04T20:51:00Z">
        <w:r>
          <w:t xml:space="preserve"> your ureka enviornment</w:t>
        </w:r>
      </w:ins>
      <w:ins w:id="17" w:author="Tuan Do" w:date="2015-08-04T21:01:00Z">
        <w:r w:rsidR="00D85BF4">
          <w:t>.</w:t>
        </w:r>
      </w:ins>
      <w:moveToRangeStart w:id="18" w:author="Tuan Do" w:date="2015-08-04T20:54:00Z" w:name="move426485006"/>
      <w:moveTo w:id="19" w:author="Tuan Do" w:date="2015-08-04T20:54:00Z">
        <w:del w:id="20" w:author="Tuan Do" w:date="2015-08-04T21:01:00Z">
          <w:r w:rsidDel="00D85BF4">
            <w:delText>This will setup everything automatically and mospy should now be available. You will still have to create directories for REDUX and DATA as in the previous method, but the bin directory is not necessary.</w:delText>
          </w:r>
        </w:del>
      </w:moveTo>
    </w:p>
    <w:moveToRangeEnd w:id="18"/>
    <w:p w14:paraId="60EB7FE2" w14:textId="77777777" w:rsidR="007A7904" w:rsidRDefault="007A7904">
      <w:pPr>
        <w:ind w:firstLine="0"/>
        <w:rPr>
          <w:ins w:id="21" w:author="Tuan Do" w:date="2015-08-04T20:54:00Z"/>
        </w:rPr>
        <w:pPrChange w:id="22" w:author="Tuan Do" w:date="2015-08-04T21:01:00Z">
          <w:pPr/>
        </w:pPrChange>
      </w:pPr>
    </w:p>
    <w:p w14:paraId="4595E7AE" w14:textId="46BF0A71" w:rsidR="007A7904" w:rsidDel="007A7904" w:rsidRDefault="00D85BF4">
      <w:pPr>
        <w:ind w:firstLine="0"/>
        <w:rPr>
          <w:del w:id="23" w:author="Tuan Do" w:date="2015-08-04T20:55:00Z"/>
        </w:rPr>
        <w:pPrChange w:id="24" w:author="Tuan Do" w:date="2015-08-04T20:58:00Z">
          <w:pPr/>
        </w:pPrChange>
      </w:pPr>
      <w:ins w:id="25" w:author="Tuan Do" w:date="2015-08-04T21:01:00Z">
        <w:r>
          <w:t xml:space="preserve">Alternatively, </w:t>
        </w:r>
      </w:ins>
      <w:ins w:id="26" w:author="Tuan Do" w:date="2015-08-04T20:51:00Z">
        <w:r>
          <w:t>i</w:t>
        </w:r>
        <w:r w:rsidR="007A7904">
          <w:t>f</w:t>
        </w:r>
      </w:ins>
      <w:ins w:id="27" w:author="Tuan Do" w:date="2015-08-04T20:48:00Z">
        <w:r w:rsidR="007A7904">
          <w:t xml:space="preserve"> you would like to modify the MOSFIRE pipeline files, run the following</w:t>
        </w:r>
      </w:ins>
      <w:ins w:id="28" w:author="Tuan Do" w:date="2015-08-04T20:53:00Z">
        <w:r w:rsidR="007A7904">
          <w:t xml:space="preserve"> instead</w:t>
        </w:r>
      </w:ins>
      <w:ins w:id="29" w:author="Tuan Do" w:date="2015-08-04T20:48:00Z">
        <w:r w:rsidR="007A7904">
          <w:t xml:space="preserve">: </w:t>
        </w:r>
      </w:ins>
    </w:p>
    <w:p w14:paraId="22E5CB3D" w14:textId="77777777" w:rsidR="007A7904" w:rsidRDefault="007A7904">
      <w:pPr>
        <w:ind w:firstLine="0"/>
        <w:rPr>
          <w:ins w:id="30" w:author="Tuan Do" w:date="2015-08-04T20:55:00Z"/>
        </w:rPr>
        <w:pPrChange w:id="31" w:author="Tuan Do" w:date="2015-08-04T20:58:00Z">
          <w:pPr/>
        </w:pPrChange>
      </w:pPr>
    </w:p>
    <w:p w14:paraId="64B2B282" w14:textId="77777777" w:rsidR="00C90FCB" w:rsidRDefault="00C90FCB" w:rsidP="00C90FCB">
      <w:pPr>
        <w:rPr>
          <w:ins w:id="32" w:author="Tuan Do" w:date="2015-08-04T20:55:00Z"/>
          <w:rFonts w:ascii="Courier New" w:hAnsi="Courier New" w:cs="Courier New"/>
        </w:rPr>
      </w:pPr>
      <w:r w:rsidRPr="007A7904">
        <w:rPr>
          <w:rFonts w:ascii="Courier New" w:hAnsi="Courier New" w:cs="Courier New"/>
          <w:rPrChange w:id="33" w:author="Tuan Do" w:date="2015-08-04T20:50:00Z">
            <w:rPr/>
          </w:rPrChange>
        </w:rPr>
        <w:t xml:space="preserve">python setup.py develop </w:t>
      </w:r>
    </w:p>
    <w:p w14:paraId="36770CC7" w14:textId="77777777" w:rsidR="007A7904" w:rsidRPr="007A7904" w:rsidRDefault="007A7904">
      <w:pPr>
        <w:ind w:firstLine="0"/>
        <w:rPr>
          <w:ins w:id="34" w:author="Tuan Do" w:date="2015-08-04T20:47:00Z"/>
          <w:rFonts w:cs="Courier New"/>
        </w:rPr>
        <w:pPrChange w:id="35" w:author="Tuan Do" w:date="2015-08-04T20:55:00Z">
          <w:pPr/>
        </w:pPrChange>
      </w:pPr>
      <w:ins w:id="36" w:author="Tuan Do" w:date="2015-08-04T20:57:00Z">
        <w:r>
          <w:rPr>
            <w:rFonts w:cs="Courier New"/>
          </w:rPr>
          <w:t xml:space="preserve">This will make symoblic links to the MOSFIRE files instead of copying them. </w:t>
        </w:r>
      </w:ins>
      <w:ins w:id="37" w:author="Tuan Do" w:date="2015-08-04T20:55:00Z">
        <w:r>
          <w:rPr>
            <w:rFonts w:cs="Courier New"/>
          </w:rPr>
          <w:t>Your changes to the pipeline</w:t>
        </w:r>
      </w:ins>
      <w:ins w:id="38" w:author="Tuan Do" w:date="2015-08-04T20:56:00Z">
        <w:r>
          <w:rPr>
            <w:rFonts w:cs="Courier New"/>
          </w:rPr>
          <w:t xml:space="preserve"> file</w:t>
        </w:r>
      </w:ins>
      <w:ins w:id="39" w:author="Tuan Do" w:date="2015-08-04T20:55:00Z">
        <w:r>
          <w:rPr>
            <w:rFonts w:cs="Courier New"/>
          </w:rPr>
          <w:t xml:space="preserve"> will now automatically be </w:t>
        </w:r>
      </w:ins>
      <w:ins w:id="40" w:author="Tuan Do" w:date="2015-08-04T20:56:00Z">
        <w:r>
          <w:rPr>
            <w:rFonts w:cs="Courier New"/>
          </w:rPr>
          <w:t xml:space="preserve">used when loading the MOSFIRE package. </w:t>
        </w:r>
      </w:ins>
    </w:p>
    <w:p w14:paraId="1032092F" w14:textId="77777777" w:rsidR="007A7904" w:rsidDel="00D85BF4" w:rsidRDefault="007A7904" w:rsidP="00C90FCB">
      <w:pPr>
        <w:rPr>
          <w:del w:id="41" w:author="Tuan Do" w:date="2015-08-04T20:58:00Z"/>
        </w:rPr>
      </w:pPr>
    </w:p>
    <w:p w14:paraId="5B815E2B" w14:textId="77777777" w:rsidR="00D85BF4" w:rsidRDefault="00D85BF4" w:rsidP="00C90FCB">
      <w:pPr>
        <w:rPr>
          <w:ins w:id="42" w:author="Tuan Do" w:date="2015-08-04T20:59:00Z"/>
        </w:rPr>
      </w:pPr>
    </w:p>
    <w:p w14:paraId="4BC4612B" w14:textId="77777777" w:rsidR="00D85BF4" w:rsidRDefault="00D85BF4" w:rsidP="00D85BF4">
      <w:pPr>
        <w:ind w:firstLine="0"/>
        <w:rPr>
          <w:ins w:id="43" w:author="Tuan Do" w:date="2015-08-04T21:00:00Z"/>
        </w:rPr>
      </w:pPr>
      <w:ins w:id="44" w:author="Tuan Do" w:date="2015-08-04T21:00:00Z">
        <w:r>
          <w:t>Directories created by you</w:t>
        </w:r>
      </w:ins>
    </w:p>
    <w:p w14:paraId="47D07DAC" w14:textId="77777777" w:rsidR="00D85BF4" w:rsidRDefault="00D85BF4" w:rsidP="00D85BF4">
      <w:pPr>
        <w:pStyle w:val="ListParagraph"/>
        <w:numPr>
          <w:ilvl w:val="0"/>
          <w:numId w:val="38"/>
        </w:numPr>
        <w:rPr>
          <w:ins w:id="45" w:author="Tuan Do" w:date="2015-08-04T21:00:00Z"/>
        </w:rPr>
      </w:pPr>
      <w:ins w:id="46" w:author="Tuan Do" w:date="2015-08-04T21:00:00Z">
        <w:r>
          <w:t>DATA – sub directory in which you can store your data. This is not a necessary sub-directory but may help you manage files. Raw data may be stored in other areas on your disk.</w:t>
        </w:r>
      </w:ins>
    </w:p>
    <w:p w14:paraId="2471FB2A" w14:textId="77777777" w:rsidR="00D85BF4" w:rsidRDefault="00D85BF4" w:rsidP="00D85BF4">
      <w:pPr>
        <w:pStyle w:val="ListParagraph"/>
        <w:numPr>
          <w:ilvl w:val="0"/>
          <w:numId w:val="38"/>
        </w:numPr>
        <w:rPr>
          <w:ins w:id="47" w:author="Tuan Do" w:date="2015-08-04T21:00:00Z"/>
        </w:rPr>
      </w:pPr>
      <w:ins w:id="48" w:author="Tuan Do" w:date="2015-08-04T21:00:00Z">
        <w:r>
          <w:t>REDUX – sub directory where reductions will be stored. Also not critical, but helpful.</w:t>
        </w:r>
      </w:ins>
    </w:p>
    <w:p w14:paraId="0D067E0D" w14:textId="77777777" w:rsidR="00D85BF4" w:rsidRDefault="00D85BF4">
      <w:pPr>
        <w:ind w:firstLine="0"/>
        <w:rPr>
          <w:ins w:id="49" w:author="Tuan Do" w:date="2015-08-04T21:00:00Z"/>
        </w:rPr>
        <w:pPrChange w:id="50" w:author="Tuan Do" w:date="2015-08-04T21:00:00Z">
          <w:pPr/>
        </w:pPrChange>
      </w:pPr>
    </w:p>
    <w:p w14:paraId="4FB22587" w14:textId="4E2C6BBA" w:rsidR="00D85BF4" w:rsidRDefault="00D85BF4" w:rsidP="00D85BF4">
      <w:pPr>
        <w:ind w:firstLine="0"/>
        <w:rPr>
          <w:ins w:id="51" w:author="Tuan Do" w:date="2015-08-04T21:00:00Z"/>
        </w:rPr>
      </w:pPr>
      <w:ins w:id="52" w:author="Tuan Do" w:date="2015-08-04T21:00:00Z">
        <w:r>
          <w:t>From now on, if you want to run any pipeline commands, you will always execute “mospy” as seen in our first step in section 5 below.</w:t>
        </w:r>
      </w:ins>
      <w:ins w:id="53" w:author="Tuan Do" w:date="2015-08-04T21:01:00Z">
        <w:r>
          <w:t xml:space="preserve"> Remember to run ur_setup before running the MOSFIRE pipleine.</w:t>
        </w:r>
      </w:ins>
    </w:p>
    <w:p w14:paraId="4E30F8B5" w14:textId="77777777" w:rsidR="00D85BF4" w:rsidRDefault="00D85BF4">
      <w:pPr>
        <w:ind w:firstLine="0"/>
        <w:rPr>
          <w:ins w:id="54" w:author="Tuan Do" w:date="2015-08-04T20:59:00Z"/>
        </w:rPr>
        <w:pPrChange w:id="55" w:author="Tuan Do" w:date="2015-08-04T21:00:00Z">
          <w:pPr/>
        </w:pPrChange>
      </w:pPr>
    </w:p>
    <w:p w14:paraId="6A971036" w14:textId="564844F8" w:rsidR="007A7904" w:rsidRDefault="00D85BF4">
      <w:pPr>
        <w:pStyle w:val="Heading2"/>
        <w:rPr>
          <w:ins w:id="56" w:author="Tuan Do" w:date="2015-08-04T20:58:00Z"/>
        </w:rPr>
        <w:pPrChange w:id="57" w:author="Tuan Do" w:date="2015-08-04T20:59:00Z">
          <w:pPr/>
        </w:pPrChange>
      </w:pPr>
      <w:ins w:id="58" w:author="Tuan Do" w:date="2015-08-04T20:59:00Z">
        <w:r>
          <w:t>Alternate Installation Method</w:t>
        </w:r>
      </w:ins>
    </w:p>
    <w:p w14:paraId="4055D40A" w14:textId="77777777" w:rsidR="00C90FCB" w:rsidDel="007A7904" w:rsidRDefault="00C90FCB" w:rsidP="00C90FCB">
      <w:moveFromRangeStart w:id="59" w:author="Tuan Do" w:date="2015-08-04T20:54:00Z" w:name="move426485006"/>
      <w:moveFrom w:id="60" w:author="Tuan Do" w:date="2015-08-04T20:54:00Z">
        <w:r w:rsidDel="007A7904">
          <w:t>This will setup everything automatically and mospy should now be available.</w:t>
        </w:r>
        <w:r w:rsidR="00097C61" w:rsidDel="007A7904">
          <w:t xml:space="preserve"> You will still have to create directories for REDUX and DATA as in the previous method, but the bin directory is not necessary.</w:t>
        </w:r>
      </w:moveFrom>
    </w:p>
    <w:moveFromRangeEnd w:id="59"/>
    <w:p w14:paraId="37B4571B" w14:textId="77777777" w:rsidR="00C90FCB" w:rsidDel="007A7904" w:rsidRDefault="00C90FCB" w:rsidP="00C90FCB">
      <w:pPr>
        <w:rPr>
          <w:del w:id="61" w:author="Tuan Do" w:date="2015-08-04T20:54:00Z"/>
        </w:rPr>
      </w:pPr>
    </w:p>
    <w:p w14:paraId="1C7E67A0" w14:textId="77777777" w:rsidR="00C90FCB" w:rsidRPr="00C90FCB" w:rsidRDefault="00C90FCB" w:rsidP="00C90FCB">
      <w:r>
        <w:t>If you prefer the previous installation method, follow these instructions:</w:t>
      </w:r>
    </w:p>
    <w:p w14:paraId="385A1D2C" w14:textId="77777777" w:rsidR="00C90FCB" w:rsidRDefault="00C90FCB" w:rsidP="00C90FCB"/>
    <w:p w14:paraId="741DF5BA" w14:textId="77777777" w:rsidR="00C90FCB" w:rsidRPr="00C90FCB" w:rsidRDefault="00C90FCB" w:rsidP="00C90FCB"/>
    <w:p w14:paraId="3C68CB1E" w14:textId="77777777" w:rsidR="007A54ED" w:rsidRDefault="000224B4" w:rsidP="000224B4">
      <w:pPr>
        <w:pStyle w:val="Firstparagraph"/>
        <w:ind w:left="270" w:hanging="270"/>
      </w:pPr>
      <w:r>
        <w:t>1</w:t>
      </w:r>
      <w:r w:rsidR="00A93806">
        <w:t xml:space="preserve">. </w:t>
      </w:r>
      <w:r w:rsidR="007A54ED">
        <w:t xml:space="preserve">The pipeline relies on the Ureka Python distribution produced by STScI and Gemini Observatory. </w:t>
      </w:r>
    </w:p>
    <w:p w14:paraId="1B452321" w14:textId="77777777" w:rsidR="007A54ED" w:rsidRDefault="009E4F41" w:rsidP="000224B4">
      <w:pPr>
        <w:pStyle w:val="Quote"/>
        <w:ind w:left="270" w:hanging="270"/>
        <w:jc w:val="center"/>
      </w:pPr>
      <w:hyperlink r:id="rId10" w:history="1">
        <w:r w:rsidR="00916BF0" w:rsidRPr="006B0D4A">
          <w:rPr>
            <w:rStyle w:val="Hyperlink"/>
          </w:rPr>
          <w:t>http://ssb.stsci.edu/ureka/</w:t>
        </w:r>
      </w:hyperlink>
    </w:p>
    <w:p w14:paraId="46616BAD" w14:textId="77777777" w:rsidR="00916BF0" w:rsidRPr="00916BF0" w:rsidRDefault="00916BF0" w:rsidP="000224B4">
      <w:pPr>
        <w:ind w:left="270" w:firstLine="0"/>
      </w:pPr>
      <w:commentRangeStart w:id="62"/>
      <w:r>
        <w:t>The DRP was developed using UREKA version 1.0. Navigate to the 1.0 distribution</w:t>
      </w:r>
      <w:r w:rsidR="000224B4">
        <w:t xml:space="preserve"> using the url listed above</w:t>
      </w:r>
      <w:r>
        <w:t>.</w:t>
      </w:r>
      <w:commentRangeEnd w:id="62"/>
      <w:r w:rsidR="007A7904">
        <w:rPr>
          <w:rStyle w:val="CommentReference"/>
        </w:rPr>
        <w:commentReference w:id="62"/>
      </w:r>
      <w:r>
        <w:t xml:space="preserve"> Follow the instructions at the links to install the package. The UREKA instructions indicate that you need to run ur_setup to put ureka in the path. This is automatically completed when you run the drp and it is found in the mospy code.</w:t>
      </w:r>
      <w:r w:rsidR="000224B4">
        <w:t xml:space="preserve"> However, if you want to test the ureka </w:t>
      </w:r>
      <w:r w:rsidR="00323892">
        <w:t>package yourself, you will need to run ur_setup manually.</w:t>
      </w:r>
      <w:r w:rsidR="005074C2">
        <w:t xml:space="preserve"> The latest version of Ureka that is confirmed to work with the pipeline is 1.</w:t>
      </w:r>
      <w:ins w:id="63" w:author="Tuan Do" w:date="2015-08-04T20:45:00Z">
        <w:r w:rsidR="007A7904">
          <w:t>5</w:t>
        </w:r>
      </w:ins>
      <w:del w:id="64" w:author="Tuan Do" w:date="2015-08-04T20:45:00Z">
        <w:r w:rsidR="005074C2" w:rsidDel="007A7904">
          <w:delText>4</w:delText>
        </w:r>
      </w:del>
      <w:r w:rsidR="005074C2">
        <w:t>.1</w:t>
      </w:r>
    </w:p>
    <w:p w14:paraId="226C98A7" w14:textId="77777777" w:rsidR="00A93806" w:rsidRDefault="00A93806" w:rsidP="000224B4">
      <w:pPr>
        <w:ind w:left="270" w:hanging="270"/>
      </w:pPr>
    </w:p>
    <w:p w14:paraId="3B28F91D" w14:textId="77777777" w:rsidR="000224B4" w:rsidRDefault="000224B4" w:rsidP="000224B4">
      <w:pPr>
        <w:ind w:left="270" w:hanging="270"/>
      </w:pPr>
      <w:r>
        <w:t xml:space="preserve">2. </w:t>
      </w:r>
      <w:r w:rsidR="005074C2">
        <w:t>Download the pipeline.</w:t>
      </w:r>
    </w:p>
    <w:p w14:paraId="2DE99B16" w14:textId="77777777" w:rsidR="005074C2" w:rsidRDefault="005074C2" w:rsidP="005074C2">
      <w:pPr>
        <w:ind w:firstLine="0"/>
      </w:pPr>
    </w:p>
    <w:p w14:paraId="75EF74C1" w14:textId="77777777" w:rsidR="00323892" w:rsidRDefault="00323892" w:rsidP="00323892">
      <w:pPr>
        <w:pStyle w:val="ListParagraph"/>
        <w:numPr>
          <w:ilvl w:val="0"/>
          <w:numId w:val="27"/>
        </w:numPr>
      </w:pPr>
      <w:r>
        <w:t>Start an xterm session on your local machine</w:t>
      </w:r>
    </w:p>
    <w:p w14:paraId="7E5F012D" w14:textId="77777777" w:rsidR="00323892" w:rsidRDefault="00323892" w:rsidP="00323892">
      <w:pPr>
        <w:pStyle w:val="ListParagraph"/>
        <w:numPr>
          <w:ilvl w:val="0"/>
          <w:numId w:val="27"/>
        </w:numPr>
      </w:pPr>
      <w:r>
        <w:t>Run “cd” to navigate to the home directory</w:t>
      </w:r>
    </w:p>
    <w:p w14:paraId="1DBD1F4C" w14:textId="77777777" w:rsidR="005074C2" w:rsidRDefault="00FE06B4" w:rsidP="005074C2">
      <w:pPr>
        <w:pStyle w:val="ListParagraph"/>
        <w:numPr>
          <w:ilvl w:val="0"/>
          <w:numId w:val="27"/>
        </w:numPr>
      </w:pPr>
      <w:r>
        <w:t xml:space="preserve">Download either the .zip file, or the .tar.gz file from the website </w:t>
      </w:r>
      <w:hyperlink r:id="rId12" w:history="1">
        <w:r w:rsidR="005074C2" w:rsidRPr="00D454C0">
          <w:rPr>
            <w:rStyle w:val="Hyperlink"/>
          </w:rPr>
          <w:t>https://keck-datareductionpipelines.github.io/MosfireDRP/</w:t>
        </w:r>
      </w:hyperlink>
    </w:p>
    <w:p w14:paraId="7B667B80" w14:textId="77777777" w:rsidR="00FE06B4" w:rsidRDefault="005074C2" w:rsidP="005074C2">
      <w:pPr>
        <w:pStyle w:val="ListParagraph"/>
        <w:ind w:firstLine="0"/>
      </w:pPr>
      <w:r>
        <w:t xml:space="preserve">Note that this is the stable and supported version of the pipeline. </w:t>
      </w:r>
    </w:p>
    <w:p w14:paraId="259CD5FD" w14:textId="77777777" w:rsidR="00FE06B4" w:rsidRDefault="00FE06B4" w:rsidP="00323892">
      <w:pPr>
        <w:pStyle w:val="ListParagraph"/>
        <w:numPr>
          <w:ilvl w:val="0"/>
          <w:numId w:val="27"/>
        </w:numPr>
      </w:pPr>
      <w:r>
        <w:t xml:space="preserve">Alternatively, if you are a github user, you can just clone the repository using: </w:t>
      </w:r>
    </w:p>
    <w:p w14:paraId="0CCA0163" w14:textId="77777777" w:rsidR="00FE06B4" w:rsidRDefault="009E4F41" w:rsidP="00FE06B4">
      <w:pPr>
        <w:pStyle w:val="ListParagraph"/>
        <w:ind w:firstLine="0"/>
      </w:pPr>
      <w:hyperlink r:id="rId13" w:history="1">
        <w:r w:rsidR="005074C2" w:rsidRPr="00D454C0">
          <w:rPr>
            <w:rStyle w:val="Hyperlink"/>
          </w:rPr>
          <w:t>https://github.com/keck-DataReductionPipelines/MosfireDRP.git</w:t>
        </w:r>
      </w:hyperlink>
    </w:p>
    <w:p w14:paraId="3CA3E877" w14:textId="77777777" w:rsidR="005074C2" w:rsidRDefault="005074C2" w:rsidP="00FE06B4">
      <w:pPr>
        <w:pStyle w:val="ListParagraph"/>
        <w:ind w:firstLine="0"/>
      </w:pPr>
      <w:r>
        <w:t>This is the development version, and it is NOT supported.</w:t>
      </w:r>
    </w:p>
    <w:p w14:paraId="7719EB3A" w14:textId="77777777" w:rsidR="00FE06B4" w:rsidRDefault="00FE06B4" w:rsidP="00FE06B4">
      <w:pPr>
        <w:ind w:left="360" w:firstLine="0"/>
      </w:pPr>
    </w:p>
    <w:p w14:paraId="386213A5" w14:textId="77777777" w:rsidR="00FE06B4" w:rsidRDefault="00FE06B4" w:rsidP="00323892">
      <w:pPr>
        <w:pStyle w:val="ListParagraph"/>
        <w:numPr>
          <w:ilvl w:val="0"/>
          <w:numId w:val="27"/>
        </w:numPr>
      </w:pPr>
      <w:r>
        <w:t>Expand the zip or tar file and rename the resulting directory. For example:</w:t>
      </w:r>
    </w:p>
    <w:p w14:paraId="25987949" w14:textId="77777777" w:rsidR="00FE06B4" w:rsidRDefault="00FE06B4" w:rsidP="00FE06B4">
      <w:pPr>
        <w:pStyle w:val="ListParagraph"/>
        <w:ind w:firstLine="0"/>
      </w:pPr>
      <w:r>
        <w:t xml:space="preserve">mkdir ~/MOSFIRE </w:t>
      </w:r>
    </w:p>
    <w:p w14:paraId="65719EEA" w14:textId="77777777" w:rsidR="00FE06B4" w:rsidRPr="00FE06B4" w:rsidRDefault="00FE06B4" w:rsidP="00FE06B4">
      <w:pPr>
        <w:pStyle w:val="ListParagraph"/>
        <w:ind w:firstLine="0"/>
        <w:rPr>
          <w:rFonts w:ascii="Courier" w:hAnsi="Courier"/>
        </w:rPr>
      </w:pPr>
      <w:r w:rsidRPr="00FE06B4">
        <w:rPr>
          <w:rFonts w:ascii="Courier" w:hAnsi="Courier"/>
        </w:rPr>
        <w:t xml:space="preserve">mv </w:t>
      </w:r>
      <w:r w:rsidR="00B5186B">
        <w:rPr>
          <w:rFonts w:ascii="Courier" w:hAnsi="Courier"/>
        </w:rPr>
        <w:t>MosfireDRP-1.1</w:t>
      </w:r>
      <w:r w:rsidRPr="00FE06B4">
        <w:rPr>
          <w:rFonts w:ascii="Courier" w:hAnsi="Courier"/>
        </w:rPr>
        <w:t xml:space="preserve"> ~/MOSFIRE/DRP_CODE</w:t>
      </w:r>
    </w:p>
    <w:p w14:paraId="52EA5617" w14:textId="77777777" w:rsidR="00323892" w:rsidRDefault="00FE06B4" w:rsidP="00323892">
      <w:pPr>
        <w:pStyle w:val="ListParagraph"/>
        <w:numPr>
          <w:ilvl w:val="0"/>
          <w:numId w:val="27"/>
        </w:numPr>
      </w:pPr>
      <w:r>
        <w:t xml:space="preserve"> </w:t>
      </w:r>
      <w:r w:rsidRPr="00FE06B4">
        <w:rPr>
          <w:rFonts w:ascii="Courier" w:hAnsi="Courier"/>
        </w:rPr>
        <w:t>cd ~/MOSFIRE/DRP_CODE</w:t>
      </w:r>
      <w:r w:rsidR="00323892">
        <w:t xml:space="preserve"> to navigate to that directory.</w:t>
      </w:r>
    </w:p>
    <w:p w14:paraId="02F59D75" w14:textId="77777777" w:rsidR="000224B4" w:rsidRDefault="000224B4" w:rsidP="000224B4">
      <w:pPr>
        <w:ind w:left="270" w:hanging="270"/>
      </w:pPr>
    </w:p>
    <w:p w14:paraId="23A6309A" w14:textId="77777777" w:rsidR="00A93806" w:rsidRDefault="00A93806" w:rsidP="00643768">
      <w:pPr>
        <w:tabs>
          <w:tab w:val="left" w:pos="270"/>
        </w:tabs>
        <w:ind w:left="270" w:hanging="270"/>
      </w:pPr>
    </w:p>
    <w:p w14:paraId="39A34609" w14:textId="77777777" w:rsidR="002C44DE" w:rsidRDefault="00FE06B4" w:rsidP="00643768">
      <w:pPr>
        <w:tabs>
          <w:tab w:val="left" w:pos="270"/>
        </w:tabs>
        <w:ind w:left="270" w:hanging="270"/>
      </w:pPr>
      <w:r>
        <w:t>3</w:t>
      </w:r>
      <w:r w:rsidR="002C44DE">
        <w:t xml:space="preserve">. Create sub directories for raw data, and reduced data. </w:t>
      </w:r>
      <w:r w:rsidR="00D86BA3">
        <w:t xml:space="preserve">These sub directories are not specific. You can set up sub directories any way you would like. For the purposes of this manual, we have choosen generic directory names. </w:t>
      </w:r>
      <w:r w:rsidR="008B4707">
        <w:t>You may choose to store the raw and reduced data using andy directory structure you would prefer. For our example, we created:</w:t>
      </w:r>
    </w:p>
    <w:p w14:paraId="47C299B1" w14:textId="77777777" w:rsidR="002C44DE" w:rsidRDefault="008B4707" w:rsidP="002C44DE">
      <w:pPr>
        <w:pStyle w:val="ListParagraph"/>
        <w:numPr>
          <w:ilvl w:val="0"/>
          <w:numId w:val="30"/>
        </w:numPr>
      </w:pPr>
      <w:r>
        <w:t>a</w:t>
      </w:r>
      <w:r w:rsidR="002C44DE">
        <w:t xml:space="preserve"> raw data directory in the code repository: </w:t>
      </w:r>
    </w:p>
    <w:p w14:paraId="0F8EEDA6" w14:textId="77777777" w:rsidR="002C44DE" w:rsidRPr="00FE06B4" w:rsidRDefault="002C44DE" w:rsidP="002C44DE">
      <w:pPr>
        <w:pStyle w:val="ListParagraph"/>
        <w:ind w:firstLine="0"/>
        <w:rPr>
          <w:rFonts w:ascii="Courier" w:hAnsi="Courier"/>
        </w:rPr>
      </w:pPr>
      <w:r w:rsidRPr="00FE06B4">
        <w:rPr>
          <w:rFonts w:ascii="Courier" w:hAnsi="Courier"/>
        </w:rPr>
        <w:t>mkdir ~/MOSFIRE/DRP_CODE/DATA</w:t>
      </w:r>
    </w:p>
    <w:p w14:paraId="793FC4AE" w14:textId="77777777" w:rsidR="002C44DE" w:rsidRDefault="002C44DE" w:rsidP="002C44DE">
      <w:pPr>
        <w:pStyle w:val="ListParagraph"/>
        <w:numPr>
          <w:ilvl w:val="0"/>
          <w:numId w:val="30"/>
        </w:numPr>
      </w:pPr>
      <w:r>
        <w:t xml:space="preserve">a reduction directory in the code repository that will store reduced data: </w:t>
      </w:r>
    </w:p>
    <w:p w14:paraId="1E693D13" w14:textId="77777777" w:rsidR="002C44DE" w:rsidRPr="00FE06B4" w:rsidRDefault="002C44DE" w:rsidP="002C44DE">
      <w:pPr>
        <w:pStyle w:val="ListParagraph"/>
        <w:ind w:firstLine="0"/>
        <w:rPr>
          <w:rFonts w:ascii="Courier" w:hAnsi="Courier"/>
        </w:rPr>
      </w:pPr>
      <w:r w:rsidRPr="00FE06B4">
        <w:rPr>
          <w:rFonts w:ascii="Courier" w:hAnsi="Courier"/>
        </w:rPr>
        <w:t>mkdir ~/MOSFIRE/DRP_CODE/REDUX</w:t>
      </w:r>
    </w:p>
    <w:p w14:paraId="4658D11A" w14:textId="77777777" w:rsidR="002C44DE" w:rsidRDefault="002C44DE" w:rsidP="002C44DE">
      <w:pPr>
        <w:pStyle w:val="ListParagraph"/>
        <w:ind w:firstLine="0"/>
      </w:pPr>
    </w:p>
    <w:p w14:paraId="585AAC0F" w14:textId="77777777" w:rsidR="002C44DE" w:rsidRDefault="00FE06B4" w:rsidP="002C44DE">
      <w:pPr>
        <w:ind w:firstLine="0"/>
      </w:pPr>
      <w:r>
        <w:t>4. Copy the mospy file into yo</w:t>
      </w:r>
      <w:r w:rsidR="002C44DE">
        <w:t>u</w:t>
      </w:r>
      <w:r>
        <w:t>r</w:t>
      </w:r>
      <w:r w:rsidR="002C44DE">
        <w:t xml:space="preserve"> bin dir</w:t>
      </w:r>
    </w:p>
    <w:p w14:paraId="29879E95" w14:textId="77777777" w:rsidR="002C44DE" w:rsidRDefault="002C44DE" w:rsidP="002C44DE">
      <w:pPr>
        <w:pStyle w:val="ListParagraph"/>
        <w:numPr>
          <w:ilvl w:val="0"/>
          <w:numId w:val="30"/>
        </w:numPr>
      </w:pPr>
      <w:r>
        <w:t xml:space="preserve">Navigate to the newly creted bin dir: </w:t>
      </w:r>
    </w:p>
    <w:p w14:paraId="52DB7984" w14:textId="77777777" w:rsidR="002C44DE" w:rsidRPr="00FE06B4" w:rsidRDefault="00B5186B" w:rsidP="002C44DE">
      <w:pPr>
        <w:ind w:left="720" w:firstLine="0"/>
        <w:rPr>
          <w:rFonts w:ascii="Courier" w:hAnsi="Courier"/>
        </w:rPr>
      </w:pPr>
      <w:r>
        <w:rPr>
          <w:rFonts w:ascii="Courier" w:hAnsi="Courier"/>
        </w:rPr>
        <w:t>cd ~/MOSFIRE/DRP_CODE</w:t>
      </w:r>
      <w:r w:rsidR="002C44DE" w:rsidRPr="00FE06B4">
        <w:rPr>
          <w:rFonts w:ascii="Courier" w:hAnsi="Courier"/>
        </w:rPr>
        <w:t>/bin</w:t>
      </w:r>
    </w:p>
    <w:p w14:paraId="48D1B06B" w14:textId="77777777" w:rsidR="002C44DE" w:rsidRDefault="002C44DE" w:rsidP="002C44DE">
      <w:pPr>
        <w:pStyle w:val="ListParagraph"/>
        <w:numPr>
          <w:ilvl w:val="0"/>
          <w:numId w:val="30"/>
        </w:numPr>
      </w:pPr>
      <w:r>
        <w:t>Copy the mospy executeable to the bin dir</w:t>
      </w:r>
    </w:p>
    <w:p w14:paraId="2F69CF31" w14:textId="77777777" w:rsidR="002C44DE" w:rsidRPr="00FE06B4" w:rsidRDefault="002C44DE" w:rsidP="002C44DE">
      <w:pPr>
        <w:pStyle w:val="ListParagraph"/>
        <w:ind w:firstLine="0"/>
        <w:rPr>
          <w:rFonts w:ascii="Courier" w:hAnsi="Courier"/>
        </w:rPr>
      </w:pPr>
      <w:r w:rsidRPr="00FE06B4">
        <w:rPr>
          <w:rFonts w:ascii="Courier" w:hAnsi="Courier"/>
        </w:rPr>
        <w:t>cp ../apps/mospy  .</w:t>
      </w:r>
    </w:p>
    <w:p w14:paraId="093E47DF" w14:textId="77777777" w:rsidR="002C44DE" w:rsidRDefault="002C44DE" w:rsidP="002C44DE">
      <w:pPr>
        <w:pStyle w:val="ListParagraph"/>
        <w:ind w:firstLine="0"/>
      </w:pPr>
    </w:p>
    <w:p w14:paraId="3557EAE9" w14:textId="77777777" w:rsidR="002C44DE" w:rsidRDefault="00FE06B4" w:rsidP="00643768">
      <w:pPr>
        <w:ind w:left="270" w:hanging="270"/>
      </w:pPr>
      <w:r>
        <w:lastRenderedPageBreak/>
        <w:t>5</w:t>
      </w:r>
      <w:r w:rsidR="002C44DE">
        <w:t>. edit mospy in your bin dir and update a few lines of code. Using yoru favorite editor (emacs ../bin/mospy)</w:t>
      </w:r>
    </w:p>
    <w:p w14:paraId="08DBCFA1" w14:textId="77777777" w:rsidR="002C44DE" w:rsidRDefault="002C44DE" w:rsidP="002C44DE">
      <w:pPr>
        <w:pStyle w:val="ListParagraph"/>
        <w:numPr>
          <w:ilvl w:val="0"/>
          <w:numId w:val="30"/>
        </w:numPr>
      </w:pPr>
      <w:r>
        <w:t xml:space="preserve">Update the path for the ur_setup. Replace /home/npk/.ureka/ur_setup with your </w:t>
      </w:r>
      <w:r w:rsidR="00131853">
        <w:t>/</w:t>
      </w:r>
      <w:r w:rsidR="00131853" w:rsidRPr="00131853">
        <w:t xml:space="preserve"> </w:t>
      </w:r>
      <w:r w:rsidR="00131853" w:rsidRPr="00131853">
        <w:rPr>
          <w:i/>
        </w:rPr>
        <w:t>your_full_path_name</w:t>
      </w:r>
      <w:r w:rsidR="00131853">
        <w:t>/</w:t>
      </w:r>
      <w:r>
        <w:t>.ureka/ur_setup full path.</w:t>
      </w:r>
    </w:p>
    <w:p w14:paraId="73B904F0" w14:textId="77777777" w:rsidR="002C44DE" w:rsidRDefault="002C44DE" w:rsidP="002C44DE">
      <w:pPr>
        <w:pStyle w:val="ListParagraph"/>
        <w:numPr>
          <w:ilvl w:val="0"/>
          <w:numId w:val="30"/>
        </w:numPr>
      </w:pPr>
      <w:r>
        <w:t xml:space="preserve">Update </w:t>
      </w:r>
      <w:r w:rsidR="00131853">
        <w:t>the path for the ur_forget. Replace /home/npk/.ureka/ur_setup with /</w:t>
      </w:r>
      <w:r w:rsidR="00131853" w:rsidRPr="00131853">
        <w:rPr>
          <w:i/>
        </w:rPr>
        <w:t>your_full_path_name</w:t>
      </w:r>
      <w:r w:rsidR="00131853">
        <w:t>/.ureka/ur_forget</w:t>
      </w:r>
      <w:r>
        <w:t xml:space="preserve"> </w:t>
      </w:r>
    </w:p>
    <w:p w14:paraId="1BFF66E6" w14:textId="77777777" w:rsidR="00131853" w:rsidRDefault="00131853" w:rsidP="00131853">
      <w:pPr>
        <w:pStyle w:val="ListParagraph"/>
        <w:numPr>
          <w:ilvl w:val="0"/>
          <w:numId w:val="30"/>
        </w:numPr>
      </w:pPr>
      <w:r>
        <w:t>Update the MOSPATH with the full path to the source code directory. Replace /src2/mosfire/DRP/mosfire with /</w:t>
      </w:r>
      <w:r w:rsidRPr="00131853">
        <w:rPr>
          <w:i/>
        </w:rPr>
        <w:t>your_full_path_name</w:t>
      </w:r>
      <w:r w:rsidR="00B5186B">
        <w:t>/MOSFIRE/DRP_CODE</w:t>
      </w:r>
    </w:p>
    <w:p w14:paraId="301B34D6" w14:textId="77777777" w:rsidR="002C44DE" w:rsidRDefault="002C44DE" w:rsidP="002C44DE">
      <w:pPr>
        <w:pStyle w:val="ListParagraph"/>
        <w:ind w:firstLine="0"/>
      </w:pPr>
    </w:p>
    <w:p w14:paraId="1EC6C0D3" w14:textId="77777777" w:rsidR="00131853" w:rsidRDefault="00131853" w:rsidP="002C44DE">
      <w:pPr>
        <w:pStyle w:val="ListParagraph"/>
        <w:ind w:firstLine="0"/>
      </w:pPr>
      <w:r>
        <w:t>As an example: the original file might look like the following (items to change in blue text):</w:t>
      </w:r>
    </w:p>
    <w:p w14:paraId="49E01247" w14:textId="77777777" w:rsidR="00131853" w:rsidRDefault="00131853" w:rsidP="00131853">
      <w:pPr>
        <w:pStyle w:val="ListParagraph"/>
        <w:ind w:left="1080" w:firstLine="0"/>
      </w:pPr>
      <w:r>
        <w:t xml:space="preserve">#Update the full path to the ureka install for the </w:t>
      </w:r>
    </w:p>
    <w:p w14:paraId="342A0D67" w14:textId="77777777" w:rsidR="00131853" w:rsidRDefault="00131853" w:rsidP="00131853">
      <w:pPr>
        <w:pStyle w:val="ListParagraph"/>
        <w:ind w:left="1080" w:firstLine="0"/>
      </w:pPr>
      <w:r>
        <w:t># two aliases below.</w:t>
      </w:r>
    </w:p>
    <w:p w14:paraId="4C50F991" w14:textId="77777777" w:rsidR="00131853" w:rsidRDefault="00131853" w:rsidP="00131853">
      <w:pPr>
        <w:pStyle w:val="ListParagraph"/>
        <w:ind w:left="1080" w:firstLine="0"/>
      </w:pPr>
      <w:r>
        <w:t xml:space="preserve">alias ur_setup 'eval </w:t>
      </w:r>
      <w:r w:rsidRPr="004C326F">
        <w:rPr>
          <w:color w:val="0000FF"/>
        </w:rPr>
        <w:t>`/home/npk</w:t>
      </w:r>
      <w:r>
        <w:t>/.ureka/ur_setup -csh \!*`'</w:t>
      </w:r>
    </w:p>
    <w:p w14:paraId="5982FEA6" w14:textId="77777777" w:rsidR="00131853" w:rsidRDefault="00131853" w:rsidP="00131853">
      <w:pPr>
        <w:pStyle w:val="ListParagraph"/>
        <w:ind w:left="1080" w:firstLine="0"/>
      </w:pPr>
      <w:r>
        <w:t xml:space="preserve">alias ur_forget 'eval </w:t>
      </w:r>
      <w:r w:rsidRPr="004C326F">
        <w:rPr>
          <w:color w:val="0000FF"/>
        </w:rPr>
        <w:t>`/home/npk</w:t>
      </w:r>
      <w:r>
        <w:t>/.ureka/ur_forget -csh \!*`'</w:t>
      </w:r>
    </w:p>
    <w:p w14:paraId="11701161" w14:textId="77777777" w:rsidR="00131853" w:rsidRDefault="00131853" w:rsidP="008B4707">
      <w:pPr>
        <w:pStyle w:val="ListParagraph"/>
        <w:ind w:left="1080" w:firstLine="0"/>
        <w:jc w:val="left"/>
      </w:pPr>
    </w:p>
    <w:p w14:paraId="13577F5F" w14:textId="77777777" w:rsidR="00131853" w:rsidRDefault="00131853" w:rsidP="008B4707">
      <w:pPr>
        <w:pStyle w:val="ListParagraph"/>
        <w:ind w:left="1080" w:firstLine="0"/>
        <w:jc w:val="left"/>
      </w:pPr>
      <w:r>
        <w:t xml:space="preserve"># If pythonpath is not previously defined, define it so that </w:t>
      </w:r>
    </w:p>
    <w:p w14:paraId="1EBE1DC8" w14:textId="77777777" w:rsidR="00131853" w:rsidRDefault="00131853" w:rsidP="008B4707">
      <w:pPr>
        <w:pStyle w:val="ListParagraph"/>
        <w:ind w:left="1080" w:firstLine="0"/>
        <w:jc w:val="left"/>
      </w:pPr>
      <w:r>
        <w:t xml:space="preserve">#   the setenv works below..  </w:t>
      </w:r>
    </w:p>
    <w:p w14:paraId="7E8932F5" w14:textId="77777777" w:rsidR="00131853" w:rsidRDefault="00131853" w:rsidP="008B4707">
      <w:pPr>
        <w:pStyle w:val="ListParagraph"/>
        <w:ind w:left="1080" w:firstLine="0"/>
        <w:jc w:val="left"/>
      </w:pPr>
      <w:r>
        <w:t>if (! $?PYTHONPATH ) setenv PYTHONPATH</w:t>
      </w:r>
    </w:p>
    <w:p w14:paraId="7074CEC5" w14:textId="77777777" w:rsidR="00131853" w:rsidRDefault="00131853" w:rsidP="008B4707">
      <w:pPr>
        <w:pStyle w:val="ListParagraph"/>
        <w:ind w:left="1080" w:firstLine="0"/>
        <w:jc w:val="left"/>
      </w:pPr>
    </w:p>
    <w:p w14:paraId="4C2D5FD0" w14:textId="77777777" w:rsidR="00131853" w:rsidRDefault="00131853" w:rsidP="008B4707">
      <w:pPr>
        <w:pStyle w:val="ListParagraph"/>
        <w:ind w:left="1080" w:firstLine="0"/>
        <w:jc w:val="left"/>
      </w:pPr>
      <w:r>
        <w:t>#Update the full path to the mosfire DRP code repository</w:t>
      </w:r>
    </w:p>
    <w:p w14:paraId="03C19F55" w14:textId="77777777" w:rsidR="00131853" w:rsidRDefault="00131853" w:rsidP="008B4707">
      <w:pPr>
        <w:pStyle w:val="ListParagraph"/>
        <w:ind w:left="1080" w:firstLine="0"/>
        <w:jc w:val="left"/>
      </w:pPr>
      <w:r>
        <w:t># example: /src2/mosfire/DRP/mosfire change to /Users/myname/MOSFIRE/DRP_CODE</w:t>
      </w:r>
    </w:p>
    <w:p w14:paraId="360A4184" w14:textId="77777777" w:rsidR="00131853" w:rsidRDefault="00131853" w:rsidP="008B4707">
      <w:pPr>
        <w:pStyle w:val="ListParagraph"/>
        <w:ind w:left="1080" w:firstLine="0"/>
        <w:jc w:val="left"/>
      </w:pPr>
      <w:r>
        <w:t xml:space="preserve">#  in which the sub dirs drivers, apps, badpixel, etc. live  </w:t>
      </w:r>
    </w:p>
    <w:p w14:paraId="4280434A" w14:textId="77777777" w:rsidR="00131853" w:rsidRDefault="00131853" w:rsidP="008B4707">
      <w:pPr>
        <w:pStyle w:val="ListParagraph"/>
        <w:ind w:left="1080" w:firstLine="0"/>
        <w:jc w:val="left"/>
      </w:pPr>
      <w:r>
        <w:t>setenv MOSPATH /</w:t>
      </w:r>
      <w:r w:rsidRPr="004C326F">
        <w:rPr>
          <w:color w:val="0000FF"/>
        </w:rPr>
        <w:t>scr2/mosfire/</w:t>
      </w:r>
      <w:r>
        <w:t>DRP/mosfire</w:t>
      </w:r>
    </w:p>
    <w:p w14:paraId="4DA23BA8" w14:textId="77777777" w:rsidR="00131853" w:rsidRDefault="00131853" w:rsidP="008B4707">
      <w:pPr>
        <w:pStyle w:val="ListParagraph"/>
        <w:ind w:left="1080" w:firstLine="0"/>
        <w:jc w:val="left"/>
      </w:pPr>
      <w:r>
        <w:t>setenv PYTHONPATH ${PYTHONPATH}:${MOSPATH}</w:t>
      </w:r>
    </w:p>
    <w:p w14:paraId="63D78AB3" w14:textId="77777777" w:rsidR="00131853" w:rsidRDefault="00131853" w:rsidP="008B4707">
      <w:pPr>
        <w:pStyle w:val="ListParagraph"/>
        <w:ind w:firstLine="0"/>
        <w:jc w:val="left"/>
      </w:pPr>
    </w:p>
    <w:p w14:paraId="5EF0D9BB" w14:textId="77777777" w:rsidR="00131853" w:rsidRDefault="00131853" w:rsidP="008B4707">
      <w:pPr>
        <w:pStyle w:val="ListParagraph"/>
        <w:ind w:firstLine="0"/>
        <w:jc w:val="left"/>
      </w:pPr>
      <w:r>
        <w:t>And the modified version for an observers particular setup may look something like this (items changed in green text):</w:t>
      </w:r>
    </w:p>
    <w:p w14:paraId="58DDB991" w14:textId="77777777" w:rsidR="00131853" w:rsidRDefault="00131853" w:rsidP="008B4707">
      <w:pPr>
        <w:pStyle w:val="ListParagraph"/>
        <w:ind w:firstLine="0"/>
        <w:jc w:val="left"/>
      </w:pPr>
    </w:p>
    <w:p w14:paraId="4D24D953" w14:textId="77777777" w:rsidR="00131853" w:rsidRDefault="00131853" w:rsidP="008B4707">
      <w:pPr>
        <w:pStyle w:val="ListParagraph"/>
        <w:ind w:left="1080" w:firstLine="0"/>
        <w:jc w:val="left"/>
      </w:pPr>
      <w:r>
        <w:t xml:space="preserve">#Update the full path to the ureka install for the </w:t>
      </w:r>
    </w:p>
    <w:p w14:paraId="19B22357" w14:textId="77777777" w:rsidR="00131853" w:rsidRDefault="00131853" w:rsidP="008B4707">
      <w:pPr>
        <w:pStyle w:val="ListParagraph"/>
        <w:ind w:left="1080" w:firstLine="0"/>
        <w:jc w:val="left"/>
      </w:pPr>
      <w:r>
        <w:t># two aliases below.</w:t>
      </w:r>
    </w:p>
    <w:p w14:paraId="62028071" w14:textId="77777777" w:rsidR="00131853" w:rsidRDefault="00131853" w:rsidP="008B4707">
      <w:pPr>
        <w:pStyle w:val="ListParagraph"/>
        <w:ind w:left="1080" w:firstLine="0"/>
        <w:jc w:val="left"/>
      </w:pPr>
      <w:r>
        <w:t xml:space="preserve">alias ur_setup 'eval </w:t>
      </w:r>
      <w:r w:rsidRPr="004C326F">
        <w:rPr>
          <w:color w:val="008000"/>
        </w:rPr>
        <w:t>`/Users/mkassis/.</w:t>
      </w:r>
      <w:r>
        <w:t>ureka/ur_setup -csh \!*`'</w:t>
      </w:r>
    </w:p>
    <w:p w14:paraId="150665F7" w14:textId="77777777" w:rsidR="00131853" w:rsidRDefault="00131853" w:rsidP="008B4707">
      <w:pPr>
        <w:pStyle w:val="ListParagraph"/>
        <w:ind w:left="1080" w:firstLine="0"/>
        <w:jc w:val="left"/>
      </w:pPr>
      <w:r>
        <w:t xml:space="preserve">alias ur_forget 'eval </w:t>
      </w:r>
      <w:r w:rsidRPr="004C326F">
        <w:rPr>
          <w:color w:val="008000"/>
        </w:rPr>
        <w:t>`/Users/mkassis</w:t>
      </w:r>
      <w:r>
        <w:t>/.ureka/ur_forget -csh \!*`'</w:t>
      </w:r>
    </w:p>
    <w:p w14:paraId="31827253" w14:textId="77777777" w:rsidR="00131853" w:rsidRDefault="00131853" w:rsidP="008B4707">
      <w:pPr>
        <w:ind w:firstLine="0"/>
        <w:jc w:val="left"/>
      </w:pPr>
    </w:p>
    <w:p w14:paraId="74689977" w14:textId="77777777" w:rsidR="00131853" w:rsidRDefault="00131853" w:rsidP="008B4707">
      <w:pPr>
        <w:pStyle w:val="ListParagraph"/>
        <w:ind w:left="1080" w:firstLine="0"/>
        <w:jc w:val="left"/>
      </w:pPr>
      <w:r>
        <w:t xml:space="preserve"># If pythonpath is not previously defined, define it so that </w:t>
      </w:r>
    </w:p>
    <w:p w14:paraId="6BD456B9" w14:textId="77777777" w:rsidR="00131853" w:rsidRDefault="00131853" w:rsidP="008B4707">
      <w:pPr>
        <w:pStyle w:val="ListParagraph"/>
        <w:ind w:left="1080" w:firstLine="0"/>
        <w:jc w:val="left"/>
      </w:pPr>
      <w:r>
        <w:t>#   the setenv works below..</w:t>
      </w:r>
    </w:p>
    <w:p w14:paraId="4C0FF802" w14:textId="77777777" w:rsidR="00131853" w:rsidRDefault="00131853" w:rsidP="008B4707">
      <w:pPr>
        <w:pStyle w:val="ListParagraph"/>
        <w:ind w:left="1080" w:firstLine="0"/>
        <w:jc w:val="left"/>
      </w:pPr>
      <w:r>
        <w:t xml:space="preserve">if (! $?PYTHONPATH ) setenv PYTHONPATH </w:t>
      </w:r>
    </w:p>
    <w:p w14:paraId="1BAA47DC" w14:textId="77777777" w:rsidR="00131853" w:rsidRDefault="00131853" w:rsidP="008B4707">
      <w:pPr>
        <w:pStyle w:val="ListParagraph"/>
        <w:ind w:left="1080" w:firstLine="0"/>
        <w:jc w:val="left"/>
      </w:pPr>
    </w:p>
    <w:p w14:paraId="6E93824F" w14:textId="77777777" w:rsidR="00131853" w:rsidRDefault="00131853" w:rsidP="008B4707">
      <w:pPr>
        <w:pStyle w:val="ListParagraph"/>
        <w:ind w:left="1080" w:firstLine="0"/>
        <w:jc w:val="left"/>
      </w:pPr>
      <w:r>
        <w:t># Update the full path to the mosfire DRP code repository</w:t>
      </w:r>
    </w:p>
    <w:p w14:paraId="2BFB042A" w14:textId="77777777" w:rsidR="00131853" w:rsidRDefault="00131853" w:rsidP="008B4707">
      <w:pPr>
        <w:pStyle w:val="ListParagraph"/>
        <w:ind w:left="1080" w:firstLine="0"/>
        <w:jc w:val="left"/>
      </w:pPr>
      <w:r>
        <w:t># example: /src2/mosfire/DRP/mosfire</w:t>
      </w:r>
    </w:p>
    <w:p w14:paraId="57DB95A6" w14:textId="77777777" w:rsidR="00131853" w:rsidRDefault="00131853" w:rsidP="008B4707">
      <w:pPr>
        <w:pStyle w:val="ListParagraph"/>
        <w:ind w:left="1080" w:firstLine="0"/>
        <w:jc w:val="left"/>
      </w:pPr>
      <w:r>
        <w:t xml:space="preserve">#  in which the sub dirs drivers, apps, badpixel, etc. live  </w:t>
      </w:r>
    </w:p>
    <w:p w14:paraId="1E08EBB5" w14:textId="77777777" w:rsidR="00131853" w:rsidRDefault="008B4707" w:rsidP="008B4707">
      <w:pPr>
        <w:pStyle w:val="ListParagraph"/>
        <w:ind w:left="1080" w:firstLine="0"/>
        <w:jc w:val="left"/>
      </w:pPr>
      <w:r>
        <w:t xml:space="preserve">setenv MOSPATH </w:t>
      </w:r>
      <w:r w:rsidR="00131853">
        <w:t>/</w:t>
      </w:r>
      <w:r w:rsidR="00131853" w:rsidRPr="004C326F">
        <w:rPr>
          <w:color w:val="008000"/>
        </w:rPr>
        <w:t>Users/mkassis/Documents/KeckInstrs</w:t>
      </w:r>
      <w:r w:rsidR="00131853">
        <w:t>/MOSFIRE/DRP_CODE_March2014/</w:t>
      </w:r>
    </w:p>
    <w:p w14:paraId="57472F88" w14:textId="77777777" w:rsidR="00131853" w:rsidRDefault="00131853" w:rsidP="00131853">
      <w:pPr>
        <w:pStyle w:val="ListParagraph"/>
        <w:ind w:left="1080" w:firstLine="0"/>
      </w:pPr>
      <w:r>
        <w:t>setenv PYTHONPATH ${PYTHONPATH}:${MOSPATH}</w:t>
      </w:r>
    </w:p>
    <w:p w14:paraId="60F757C2" w14:textId="77777777" w:rsidR="00131853" w:rsidRDefault="00131853" w:rsidP="00131853">
      <w:pPr>
        <w:pStyle w:val="ListParagraph"/>
        <w:ind w:left="1080" w:firstLine="0"/>
      </w:pPr>
    </w:p>
    <w:p w14:paraId="0BEEA823" w14:textId="77777777" w:rsidR="00131853" w:rsidRDefault="00131853" w:rsidP="002C44DE">
      <w:pPr>
        <w:pStyle w:val="ListParagraph"/>
        <w:ind w:firstLine="0"/>
      </w:pPr>
    </w:p>
    <w:p w14:paraId="5DB50774" w14:textId="77777777" w:rsidR="00131853" w:rsidRDefault="00131853" w:rsidP="002C44DE">
      <w:pPr>
        <w:pStyle w:val="ListParagraph"/>
        <w:ind w:firstLine="0"/>
      </w:pPr>
    </w:p>
    <w:p w14:paraId="04EBC496" w14:textId="77777777" w:rsidR="002C2163" w:rsidRDefault="00FE06B4" w:rsidP="00643768">
      <w:pPr>
        <w:ind w:left="270" w:hanging="270"/>
      </w:pPr>
      <w:r>
        <w:t>6</w:t>
      </w:r>
      <w:r w:rsidR="004C326F">
        <w:t>. Ensure that it is executable: chmod +x mospy</w:t>
      </w:r>
    </w:p>
    <w:p w14:paraId="63E160FE" w14:textId="77777777" w:rsidR="008B4707" w:rsidRDefault="008B4707" w:rsidP="00643768">
      <w:pPr>
        <w:ind w:left="270" w:hanging="270"/>
      </w:pPr>
    </w:p>
    <w:p w14:paraId="5852DA72" w14:textId="77777777" w:rsidR="00D731F3" w:rsidRDefault="00FE06B4" w:rsidP="00643768">
      <w:pPr>
        <w:ind w:left="270" w:hanging="270"/>
      </w:pPr>
      <w:r>
        <w:t>7</w:t>
      </w:r>
      <w:r w:rsidR="004C326F">
        <w:t>. Update your .cshrc file with the code bin dir in the path. Add the following line to your .cshrc file:</w:t>
      </w:r>
    </w:p>
    <w:p w14:paraId="7D933003" w14:textId="77777777" w:rsidR="004C326F" w:rsidRDefault="00643768" w:rsidP="00643768">
      <w:pPr>
        <w:ind w:left="270" w:hanging="270"/>
      </w:pPr>
      <w:r>
        <w:t xml:space="preserve">      </w:t>
      </w:r>
      <w:r w:rsidR="004C326F">
        <w:t>set path = ( #mosfire_drp_bin_dir# $path )</w:t>
      </w:r>
    </w:p>
    <w:p w14:paraId="12A5D2D0" w14:textId="77777777" w:rsidR="004C326F" w:rsidRDefault="00643768" w:rsidP="00643768">
      <w:pPr>
        <w:ind w:left="270" w:hanging="270"/>
      </w:pPr>
      <w:r>
        <w:t xml:space="preserve">      </w:t>
      </w:r>
      <w:r w:rsidR="004C326F">
        <w:t>e.g. set path = ( ~/MOSFIRE/DRP_CODE/bin $path )</w:t>
      </w:r>
    </w:p>
    <w:p w14:paraId="7E952271" w14:textId="77777777" w:rsidR="004C326F" w:rsidRDefault="004C326F" w:rsidP="00643768">
      <w:pPr>
        <w:ind w:left="270" w:hanging="270"/>
      </w:pPr>
    </w:p>
    <w:p w14:paraId="3A5741B0" w14:textId="77777777" w:rsidR="004C326F" w:rsidRDefault="00643768" w:rsidP="00643768">
      <w:pPr>
        <w:ind w:left="270" w:hanging="270"/>
      </w:pPr>
      <w:r>
        <w:t xml:space="preserve">     </w:t>
      </w:r>
      <w:r w:rsidR="004C326F">
        <w:t xml:space="preserve">If you do not normally run csh or tcsh, you may not have a .cshrc file. You will need to create one or download an example file like this one: </w:t>
      </w:r>
      <w:hyperlink r:id="rId14" w:history="1">
        <w:r w:rsidR="004C326F" w:rsidRPr="006B0D4A">
          <w:rPr>
            <w:rStyle w:val="Hyperlink"/>
          </w:rPr>
          <w:t>http://www2.keck.hawaii.edu/inst/mosfire/.cshrc</w:t>
        </w:r>
      </w:hyperlink>
      <w:r w:rsidR="004C326F">
        <w:t xml:space="preserve">. The .cshrc file must be in your home directoyr. By default, MacOSX does not show files that start with a “.” But you can access them via the terminal. </w:t>
      </w:r>
    </w:p>
    <w:p w14:paraId="407FC17F" w14:textId="77777777" w:rsidR="00B5186B" w:rsidRDefault="00B5186B" w:rsidP="00643768">
      <w:pPr>
        <w:ind w:left="270" w:hanging="270"/>
      </w:pPr>
      <w:r>
        <w:t>For a bash shell:</w:t>
      </w:r>
    </w:p>
    <w:p w14:paraId="002F06B3" w14:textId="77777777" w:rsidR="00B5186B" w:rsidRDefault="00B5186B" w:rsidP="00B5186B">
      <w:r>
        <w:t># Adding MOSFIRE pipeline</w:t>
      </w:r>
    </w:p>
    <w:p w14:paraId="2720A12C" w14:textId="77777777" w:rsidR="00B5186B" w:rsidRDefault="00B5186B" w:rsidP="00B5186B">
      <w:r>
        <w:t>PATH="/pathtomosfiredrp/MOSFIRE/DRP_CODE/bin:${PATH}"</w:t>
      </w:r>
    </w:p>
    <w:p w14:paraId="29D3EBE8" w14:textId="77777777" w:rsidR="00B5186B" w:rsidRDefault="00B5186B" w:rsidP="00B5186B">
      <w:r>
        <w:t>export PATH</w:t>
      </w:r>
    </w:p>
    <w:p w14:paraId="420DD9C1" w14:textId="77777777" w:rsidR="004C326F" w:rsidRDefault="004C326F" w:rsidP="00A93806"/>
    <w:p w14:paraId="28679CFA" w14:textId="77777777" w:rsidR="004C326F" w:rsidRDefault="00FE06B4" w:rsidP="00643768">
      <w:pPr>
        <w:ind w:left="270" w:hanging="270"/>
      </w:pPr>
      <w:r>
        <w:t>8</w:t>
      </w:r>
      <w:r w:rsidR="004C326F">
        <w:t>. Now source your .cshrc file: source ~/.cshrc</w:t>
      </w:r>
      <w:r w:rsidR="00F55D03">
        <w:t xml:space="preserve">  </w:t>
      </w:r>
      <w:r w:rsidR="00643768">
        <w:t>which will pyt your bin dir into your executable path.</w:t>
      </w:r>
    </w:p>
    <w:p w14:paraId="29FDF0D3" w14:textId="77777777" w:rsidR="00F55D03" w:rsidRDefault="00F55D03" w:rsidP="00A93806"/>
    <w:p w14:paraId="0E0C8581" w14:textId="77777777" w:rsidR="00F55D03" w:rsidRDefault="00F55D03" w:rsidP="00A93806"/>
    <w:p w14:paraId="116A57D8" w14:textId="77777777" w:rsidR="00F55D03" w:rsidRDefault="00F55D03" w:rsidP="00F55D03">
      <w:pPr>
        <w:ind w:firstLine="0"/>
      </w:pPr>
      <w:r>
        <w:t>The installation is now complete. Take a moment to inventory your directory structure.</w:t>
      </w:r>
    </w:p>
    <w:p w14:paraId="37B8B2DD" w14:textId="77777777" w:rsidR="004C326F" w:rsidRDefault="004C326F" w:rsidP="00A93806"/>
    <w:p w14:paraId="43B2A75F" w14:textId="77777777" w:rsidR="008B4707" w:rsidRDefault="008B4707" w:rsidP="00D731F3">
      <w:pPr>
        <w:ind w:firstLine="0"/>
      </w:pPr>
      <w:r>
        <w:t>DRP_CODE – Main Code Directory containing all sub-dirs for executeable code and in our example the raw and reduced sub-directories.</w:t>
      </w:r>
    </w:p>
    <w:p w14:paraId="37CBAE3F" w14:textId="77777777" w:rsidR="008B4707" w:rsidRDefault="008B4707" w:rsidP="00D731F3">
      <w:pPr>
        <w:ind w:firstLine="0"/>
      </w:pPr>
    </w:p>
    <w:p w14:paraId="1BE86C59" w14:textId="77777777" w:rsidR="008B4707" w:rsidRDefault="00D731F3" w:rsidP="008B4707">
      <w:pPr>
        <w:pStyle w:val="ListParagraph"/>
        <w:numPr>
          <w:ilvl w:val="0"/>
          <w:numId w:val="37"/>
        </w:numPr>
      </w:pPr>
      <w:r>
        <w:t>MOSFIRE – directory containing the reduction code</w:t>
      </w:r>
    </w:p>
    <w:p w14:paraId="3E91546B" w14:textId="77777777" w:rsidR="00D731F3" w:rsidRDefault="00D731F3" w:rsidP="008B4707">
      <w:pPr>
        <w:pStyle w:val="ListParagraph"/>
        <w:numPr>
          <w:ilvl w:val="0"/>
          <w:numId w:val="37"/>
        </w:numPr>
      </w:pPr>
      <w:r>
        <w:t xml:space="preserve">apps – directory containing </w:t>
      </w:r>
      <w:r w:rsidR="00D1440B">
        <w:t>a few additional applications:</w:t>
      </w:r>
    </w:p>
    <w:p w14:paraId="68606EA6" w14:textId="77777777" w:rsidR="00D1440B" w:rsidRDefault="00D1440B" w:rsidP="00D1440B">
      <w:pPr>
        <w:pStyle w:val="ListParagraph"/>
        <w:numPr>
          <w:ilvl w:val="2"/>
          <w:numId w:val="18"/>
        </w:numPr>
      </w:pPr>
      <w:r>
        <w:t>what – useful pretty printer for files</w:t>
      </w:r>
    </w:p>
    <w:p w14:paraId="5681D814" w14:textId="77777777" w:rsidR="008B4707" w:rsidRDefault="00D1440B" w:rsidP="008B4707">
      <w:pPr>
        <w:pStyle w:val="ListParagraph"/>
        <w:numPr>
          <w:ilvl w:val="2"/>
          <w:numId w:val="18"/>
        </w:numPr>
      </w:pPr>
      <w:r>
        <w:t>handle – the entry point for creating driver files (more later)</w:t>
      </w:r>
    </w:p>
    <w:p w14:paraId="4E4B682F" w14:textId="77777777" w:rsidR="008B4707" w:rsidRDefault="00D731F3" w:rsidP="008B4707">
      <w:pPr>
        <w:pStyle w:val="ListParagraph"/>
        <w:numPr>
          <w:ilvl w:val="0"/>
          <w:numId w:val="36"/>
        </w:numPr>
      </w:pPr>
      <w:r>
        <w:t>badpixels</w:t>
      </w:r>
      <w:r w:rsidR="00D1440B">
        <w:t xml:space="preserve"> – directory containing badpixel maps.</w:t>
      </w:r>
    </w:p>
    <w:p w14:paraId="3DE8A2A6" w14:textId="77777777" w:rsidR="00D731F3" w:rsidRDefault="00D1440B" w:rsidP="008B4707">
      <w:pPr>
        <w:pStyle w:val="ListParagraph"/>
        <w:numPr>
          <w:ilvl w:val="0"/>
          <w:numId w:val="36"/>
        </w:numPr>
      </w:pPr>
      <w:r>
        <w:t>D</w:t>
      </w:r>
      <w:r w:rsidR="00D731F3">
        <w:t>rivers</w:t>
      </w:r>
      <w:r>
        <w:t xml:space="preserve"> – directory containing example driver files. These files are used to initiate the redution process and you will modify them for your specific data sets. This will be discussed in more detail later.</w:t>
      </w:r>
    </w:p>
    <w:p w14:paraId="20B49066" w14:textId="77777777" w:rsidR="008B4707" w:rsidRDefault="008B4707" w:rsidP="008B4707">
      <w:pPr>
        <w:pStyle w:val="ListParagraph"/>
        <w:numPr>
          <w:ilvl w:val="1"/>
          <w:numId w:val="36"/>
        </w:numPr>
      </w:pPr>
      <w:r>
        <w:t>Driver.py – used for YJH reductions</w:t>
      </w:r>
    </w:p>
    <w:p w14:paraId="4A146794" w14:textId="77777777" w:rsidR="008B4707" w:rsidRDefault="008B4707" w:rsidP="008B4707">
      <w:pPr>
        <w:pStyle w:val="ListParagraph"/>
        <w:numPr>
          <w:ilvl w:val="1"/>
          <w:numId w:val="36"/>
        </w:numPr>
      </w:pPr>
      <w:r>
        <w:t>K_driver.py – Contains code specific to K band observations</w:t>
      </w:r>
    </w:p>
    <w:p w14:paraId="0BD68065" w14:textId="77777777" w:rsidR="00B5186B" w:rsidRDefault="00B5186B" w:rsidP="008B4707">
      <w:pPr>
        <w:pStyle w:val="ListParagraph"/>
        <w:numPr>
          <w:ilvl w:val="1"/>
          <w:numId w:val="36"/>
        </w:numPr>
      </w:pPr>
      <w:r>
        <w:t>Longslit_driver.py – Longslit reductions</w:t>
      </w:r>
    </w:p>
    <w:p w14:paraId="3F085E2F" w14:textId="77777777" w:rsidR="00B5186B" w:rsidRDefault="00B5186B" w:rsidP="008B4707">
      <w:pPr>
        <w:pStyle w:val="ListParagraph"/>
        <w:numPr>
          <w:ilvl w:val="1"/>
          <w:numId w:val="36"/>
        </w:numPr>
      </w:pPr>
      <w:r>
        <w:t>Long2pos_driver.py – long2pos and long2pos_specphot reductions</w:t>
      </w:r>
    </w:p>
    <w:p w14:paraId="3F121375" w14:textId="77777777" w:rsidR="008B4707" w:rsidRDefault="00D1440B" w:rsidP="008B4707">
      <w:pPr>
        <w:pStyle w:val="ListParagraph"/>
        <w:numPr>
          <w:ilvl w:val="0"/>
          <w:numId w:val="36"/>
        </w:numPr>
      </w:pPr>
      <w:r>
        <w:t>P</w:t>
      </w:r>
      <w:r w:rsidR="00D731F3">
        <w:t>latescale</w:t>
      </w:r>
      <w:r>
        <w:t xml:space="preserve"> – contains a file that describes the detector plate scale</w:t>
      </w:r>
    </w:p>
    <w:p w14:paraId="338135F0" w14:textId="77777777" w:rsidR="00D1440B" w:rsidRDefault="00D1440B" w:rsidP="00D731F3">
      <w:pPr>
        <w:ind w:firstLine="0"/>
      </w:pPr>
    </w:p>
    <w:p w14:paraId="7EFF0822" w14:textId="77777777" w:rsidR="00D1440B" w:rsidRDefault="00D1440B" w:rsidP="00D731F3">
      <w:pPr>
        <w:ind w:firstLine="0"/>
      </w:pPr>
      <w:r>
        <w:t>Directories created by you</w:t>
      </w:r>
    </w:p>
    <w:p w14:paraId="18E7F94A" w14:textId="77777777" w:rsidR="00D1440B" w:rsidRDefault="00D1440B" w:rsidP="008B4707">
      <w:pPr>
        <w:pStyle w:val="ListParagraph"/>
        <w:numPr>
          <w:ilvl w:val="0"/>
          <w:numId w:val="38"/>
        </w:numPr>
      </w:pPr>
      <w:r>
        <w:t>DATA – sub directory in which you can store your data. This is not a necessary sub-directory but may help you manage files. Raw data may be stored in other areas on your disk.</w:t>
      </w:r>
    </w:p>
    <w:p w14:paraId="165345F5" w14:textId="77777777" w:rsidR="00D1440B" w:rsidRDefault="00D1440B" w:rsidP="008B4707">
      <w:pPr>
        <w:pStyle w:val="ListParagraph"/>
        <w:numPr>
          <w:ilvl w:val="0"/>
          <w:numId w:val="38"/>
        </w:numPr>
      </w:pPr>
      <w:r>
        <w:t>REDUX – sub directory where reductions will be stored. Also not critical, but helpful.</w:t>
      </w:r>
    </w:p>
    <w:p w14:paraId="13AF72B7" w14:textId="77777777" w:rsidR="00D1440B" w:rsidRDefault="00643768" w:rsidP="008B4707">
      <w:pPr>
        <w:pStyle w:val="ListParagraph"/>
        <w:numPr>
          <w:ilvl w:val="0"/>
          <w:numId w:val="38"/>
        </w:numPr>
      </w:pPr>
      <w:r>
        <w:lastRenderedPageBreak/>
        <w:t>bin</w:t>
      </w:r>
      <w:r w:rsidR="00D1440B">
        <w:t xml:space="preserve"> – has the modified mospy </w:t>
      </w:r>
      <w:r w:rsidR="00990FD2">
        <w:t xml:space="preserve">executable </w:t>
      </w:r>
      <w:r w:rsidR="00D1440B">
        <w:t>command</w:t>
      </w:r>
    </w:p>
    <w:p w14:paraId="4CD09E7C" w14:textId="77777777" w:rsidR="004C326F" w:rsidRDefault="004C326F" w:rsidP="00B5186B">
      <w:pPr>
        <w:ind w:firstLine="0"/>
      </w:pPr>
    </w:p>
    <w:p w14:paraId="7A5CEA3D" w14:textId="77777777" w:rsidR="004C326F" w:rsidRDefault="004C326F" w:rsidP="00A93806"/>
    <w:p w14:paraId="59931547" w14:textId="77777777" w:rsidR="002C2163" w:rsidRDefault="002C2163" w:rsidP="00990FD2">
      <w:pPr>
        <w:ind w:firstLine="0"/>
      </w:pPr>
      <w:r>
        <w:t>From now on, if you want to run any pipeline commands, you will always execute</w:t>
      </w:r>
      <w:r w:rsidR="00990FD2">
        <w:t xml:space="preserve"> “m</w:t>
      </w:r>
      <w:r>
        <w:t>ospy</w:t>
      </w:r>
      <w:r w:rsidR="00990FD2">
        <w:t>” as seen in our first step in section 5 below.</w:t>
      </w:r>
    </w:p>
    <w:p w14:paraId="7AA42D04" w14:textId="77777777" w:rsidR="00AE36CC" w:rsidRPr="00AE36CC" w:rsidRDefault="00AE36CC" w:rsidP="00AE36CC"/>
    <w:p w14:paraId="075FE5B2" w14:textId="77777777" w:rsidR="00AE36CC" w:rsidRDefault="00097C61" w:rsidP="00DD2B68">
      <w:pPr>
        <w:pStyle w:val="Heading1"/>
      </w:pPr>
      <w:r>
        <w:t>Ret</w:t>
      </w:r>
      <w:r w:rsidR="00AE36CC">
        <w:t>r</w:t>
      </w:r>
      <w:r>
        <w:t>i</w:t>
      </w:r>
      <w:r w:rsidR="00AE36CC">
        <w:t>eve your data</w:t>
      </w:r>
    </w:p>
    <w:p w14:paraId="04FB9F3B" w14:textId="77777777" w:rsidR="00CA320F" w:rsidRPr="00CA320F" w:rsidRDefault="00AE36CC" w:rsidP="00CA320F">
      <w:r w:rsidRPr="00CA320F">
        <w:t>Before running the drp, you will need a set of spectroscopic data</w:t>
      </w:r>
      <w:r w:rsidR="009F62D0" w:rsidRPr="00CA320F">
        <w:t xml:space="preserve"> to reduce that includes flats, science observations, and if </w:t>
      </w:r>
      <w:r w:rsidR="00CA320F">
        <w:t xml:space="preserve">the observations are </w:t>
      </w:r>
      <w:r w:rsidR="009F62D0" w:rsidRPr="00CA320F">
        <w:t xml:space="preserve">K-band, arcs and thermal flats. </w:t>
      </w:r>
      <w:r w:rsidR="00CA320F" w:rsidRPr="00CA320F">
        <w:t xml:space="preserve">NOTE: You </w:t>
      </w:r>
      <w:r w:rsidR="00CA320F" w:rsidRPr="00CA320F">
        <w:rPr>
          <w:b/>
        </w:rPr>
        <w:t>must</w:t>
      </w:r>
      <w:r w:rsidR="00CA320F" w:rsidRPr="00CA320F">
        <w:t xml:space="preserve"> preserve Keck’s </w:t>
      </w:r>
      <w:r w:rsidR="00050555">
        <w:t xml:space="preserve">file </w:t>
      </w:r>
      <w:r w:rsidR="00CA320F" w:rsidRPr="00CA320F">
        <w:t>naming convention as the DRP uses the file name to parse data sets.</w:t>
      </w:r>
      <w:r w:rsidR="00050555">
        <w:t xml:space="preserve"> The standard naming convention is </w:t>
      </w:r>
      <w:r w:rsidR="00050555" w:rsidRPr="00050555">
        <w:t>mYYMMDD_####.fits</w:t>
      </w:r>
      <w:r w:rsidR="00050555">
        <w:t>.</w:t>
      </w:r>
      <w:r w:rsidR="00CA320F" w:rsidRPr="00CA320F">
        <w:t xml:space="preserve"> </w:t>
      </w:r>
    </w:p>
    <w:p w14:paraId="44184B70" w14:textId="77777777" w:rsidR="009F62D0" w:rsidRPr="00CA320F" w:rsidRDefault="009F62D0" w:rsidP="00CA320F">
      <w:r w:rsidRPr="00CA320F">
        <w:t xml:space="preserve">If you need to retrieve your data, </w:t>
      </w:r>
      <w:r w:rsidR="00B44BAF">
        <w:t>you may either use a secure copy (scp) assumine your data is still accessible from the Keck/MOSFIRE data directory (contact your SA if you need assistance) or use</w:t>
      </w:r>
      <w:r w:rsidRPr="00CA320F">
        <w:t xml:space="preserve"> </w:t>
      </w:r>
      <w:hyperlink r:id="rId15" w:history="1">
        <w:r w:rsidRPr="00CA320F">
          <w:rPr>
            <w:rFonts w:cs="Arial"/>
            <w:b/>
            <w:bCs/>
            <w:noProof w:val="0"/>
            <w:color w:val="0000CA"/>
          </w:rPr>
          <w:t xml:space="preserve">KOA </w:t>
        </w:r>
        <w:r w:rsidR="00B44BAF">
          <w:rPr>
            <w:rFonts w:cs="Arial"/>
            <w:b/>
            <w:bCs/>
            <w:noProof w:val="0"/>
            <w:color w:val="0000CA"/>
          </w:rPr>
          <w:t xml:space="preserve">–the </w:t>
        </w:r>
        <w:r w:rsidRPr="00CA320F">
          <w:rPr>
            <w:rFonts w:cs="Arial"/>
            <w:b/>
            <w:bCs/>
            <w:noProof w:val="0"/>
            <w:color w:val="0000CA"/>
          </w:rPr>
          <w:t>Keck Observat</w:t>
        </w:r>
        <w:r w:rsidRPr="00CA320F">
          <w:rPr>
            <w:rFonts w:cs="Arial"/>
            <w:b/>
            <w:bCs/>
            <w:noProof w:val="0"/>
            <w:color w:val="0000CA"/>
          </w:rPr>
          <w:t>o</w:t>
        </w:r>
        <w:r w:rsidRPr="00CA320F">
          <w:rPr>
            <w:rFonts w:cs="Arial"/>
            <w:b/>
            <w:bCs/>
            <w:noProof w:val="0"/>
            <w:color w:val="0000CA"/>
          </w:rPr>
          <w:t>ry Archive</w:t>
        </w:r>
      </w:hyperlink>
      <w:r w:rsidRPr="00CA320F">
        <w:rPr>
          <w:rFonts w:cs="Arial"/>
          <w:noProof w:val="0"/>
        </w:rPr>
        <w:t xml:space="preserve"> </w:t>
      </w:r>
      <w:r w:rsidRPr="00CA320F">
        <w:t>to navigate to t</w:t>
      </w:r>
      <w:r w:rsidRPr="00CA320F">
        <w:rPr>
          <w:rFonts w:cs="Arial"/>
          <w:noProof w:val="0"/>
        </w:rPr>
        <w:t xml:space="preserve">he KOA log in page. From there, </w:t>
      </w:r>
      <w:r w:rsidR="00050555">
        <w:rPr>
          <w:rFonts w:cs="Arial"/>
          <w:noProof w:val="0"/>
        </w:rPr>
        <w:t>KOA has forms where you specify the data to retrieve and will create a tar ball for you to download.</w:t>
      </w:r>
    </w:p>
    <w:p w14:paraId="7312D995" w14:textId="77777777" w:rsidR="009F62D0" w:rsidRDefault="009F62D0" w:rsidP="009F62D0">
      <w:pPr>
        <w:rPr>
          <w:rFonts w:cs="Arial"/>
          <w:noProof w:val="0"/>
        </w:rPr>
      </w:pPr>
      <w:r w:rsidRPr="00CA320F">
        <w:rPr>
          <w:rFonts w:cs="Arial"/>
          <w:noProof w:val="0"/>
        </w:rPr>
        <w:t xml:space="preserve">A useful tool is the file </w:t>
      </w:r>
      <w:r w:rsidR="009C2EE8" w:rsidRPr="00CA320F">
        <w:rPr>
          <w:rFonts w:cs="Arial"/>
          <w:noProof w:val="0"/>
        </w:rPr>
        <w:t>translator</w:t>
      </w:r>
      <w:r w:rsidRPr="00CA320F">
        <w:rPr>
          <w:rFonts w:cs="Arial"/>
          <w:noProof w:val="0"/>
        </w:rPr>
        <w:t xml:space="preserve"> </w:t>
      </w:r>
      <w:r w:rsidR="009C2EE8" w:rsidRPr="00CA320F">
        <w:rPr>
          <w:rFonts w:cs="Arial"/>
          <w:noProof w:val="0"/>
        </w:rPr>
        <w:t>script that</w:t>
      </w:r>
      <w:r w:rsidRPr="00CA320F">
        <w:rPr>
          <w:rFonts w:cs="Arial"/>
          <w:noProof w:val="0"/>
        </w:rPr>
        <w:t xml:space="preserve"> will convert your KOA file names to the </w:t>
      </w:r>
      <w:r w:rsidR="00050555">
        <w:rPr>
          <w:rFonts w:cs="Arial"/>
          <w:noProof w:val="0"/>
        </w:rPr>
        <w:t xml:space="preserve">standard </w:t>
      </w:r>
      <w:r w:rsidRPr="00CA320F">
        <w:rPr>
          <w:rFonts w:cs="Arial"/>
          <w:noProof w:val="0"/>
        </w:rPr>
        <w:t>filenames as they were written to disk during your o</w:t>
      </w:r>
      <w:r w:rsidRPr="00CA320F">
        <w:rPr>
          <w:rFonts w:cs="Arial"/>
          <w:noProof w:val="0"/>
        </w:rPr>
        <w:t>b</w:t>
      </w:r>
      <w:r w:rsidRPr="00CA320F">
        <w:rPr>
          <w:rFonts w:cs="Arial"/>
          <w:noProof w:val="0"/>
        </w:rPr>
        <w:t>serving session (</w:t>
      </w:r>
      <w:hyperlink r:id="rId16" w:history="1">
        <w:r w:rsidRPr="00CA320F">
          <w:rPr>
            <w:rFonts w:cs="Arial"/>
            <w:noProof w:val="0"/>
            <w:color w:val="0000CA"/>
            <w:u w:val="single" w:color="0000CA"/>
          </w:rPr>
          <w:t>koa_translator</w:t>
        </w:r>
      </w:hyperlink>
      <w:r w:rsidRPr="00CA320F">
        <w:rPr>
          <w:rFonts w:cs="Arial"/>
          <w:noProof w:val="0"/>
        </w:rPr>
        <w:t xml:space="preserve">). </w:t>
      </w:r>
      <w:r w:rsidR="00050555">
        <w:rPr>
          <w:rFonts w:cs="Arial"/>
          <w:noProof w:val="0"/>
        </w:rPr>
        <w:t>Again, your filenames must preserve the standard naming convention and the koa_translator script does this for you.</w:t>
      </w:r>
    </w:p>
    <w:p w14:paraId="3532176D" w14:textId="77777777" w:rsidR="005074C2" w:rsidRDefault="005074C2" w:rsidP="009F62D0">
      <w:pPr>
        <w:rPr>
          <w:rFonts w:cs="Arial"/>
          <w:noProof w:val="0"/>
        </w:rPr>
      </w:pPr>
    </w:p>
    <w:p w14:paraId="5DB97275" w14:textId="77777777" w:rsidR="009F62D0" w:rsidRPr="00CA320F" w:rsidRDefault="009F62D0" w:rsidP="009F62D0"/>
    <w:p w14:paraId="2E68E5BF" w14:textId="77777777" w:rsidR="009F62D0" w:rsidRPr="00CA320F" w:rsidRDefault="009F62D0" w:rsidP="009F62D0">
      <w:r w:rsidRPr="00CA320F">
        <w:t>If you do not have data of your own and wish to download the example:</w:t>
      </w:r>
    </w:p>
    <w:p w14:paraId="094291CE" w14:textId="77777777" w:rsidR="00CA320F" w:rsidRPr="00050555" w:rsidRDefault="00CA320F" w:rsidP="00050555">
      <w:pPr>
        <w:pStyle w:val="ListParagraph"/>
        <w:widowControl w:val="0"/>
        <w:numPr>
          <w:ilvl w:val="0"/>
          <w:numId w:val="32"/>
        </w:numPr>
        <w:tabs>
          <w:tab w:val="left" w:pos="220"/>
          <w:tab w:val="left" w:pos="720"/>
        </w:tabs>
        <w:autoSpaceDE w:val="0"/>
        <w:autoSpaceDN w:val="0"/>
        <w:adjustRightInd w:val="0"/>
        <w:spacing w:line="240" w:lineRule="auto"/>
        <w:jc w:val="left"/>
        <w:rPr>
          <w:rFonts w:cs="Arial"/>
          <w:noProof w:val="0"/>
        </w:rPr>
      </w:pPr>
      <w:r w:rsidRPr="00050555">
        <w:rPr>
          <w:rFonts w:cs="Arial"/>
          <w:noProof w:val="0"/>
        </w:rPr>
        <w:t xml:space="preserve">Grab the data from: </w:t>
      </w:r>
      <w:hyperlink r:id="rId17" w:history="1">
        <w:r w:rsidRPr="00050555">
          <w:rPr>
            <w:rFonts w:cs="Arial"/>
            <w:noProof w:val="0"/>
            <w:color w:val="0000CA"/>
            <w:u w:val="single" w:color="0000CA"/>
          </w:rPr>
          <w:t xml:space="preserve">http://mosfire.googlecode.com/files/DRP_Test_Case_Hband.zip </w:t>
        </w:r>
      </w:hyperlink>
      <w:r w:rsidRPr="00050555">
        <w:rPr>
          <w:rFonts w:cs="Arial"/>
          <w:noProof w:val="0"/>
        </w:rPr>
        <w:t>.</w:t>
      </w:r>
    </w:p>
    <w:p w14:paraId="59E02EE7" w14:textId="77777777" w:rsidR="00050555" w:rsidRDefault="00CA320F" w:rsidP="00050555">
      <w:pPr>
        <w:widowControl w:val="0"/>
        <w:numPr>
          <w:ilvl w:val="0"/>
          <w:numId w:val="32"/>
        </w:numPr>
        <w:tabs>
          <w:tab w:val="left" w:pos="220"/>
          <w:tab w:val="left" w:pos="720"/>
        </w:tabs>
        <w:autoSpaceDE w:val="0"/>
        <w:autoSpaceDN w:val="0"/>
        <w:adjustRightInd w:val="0"/>
        <w:spacing w:line="240" w:lineRule="auto"/>
        <w:jc w:val="left"/>
        <w:rPr>
          <w:rFonts w:cs="Arial"/>
          <w:noProof w:val="0"/>
        </w:rPr>
      </w:pPr>
      <w:r w:rsidRPr="00CA320F">
        <w:rPr>
          <w:rFonts w:cs="Arial"/>
          <w:noProof w:val="0"/>
        </w:rPr>
        <w:t xml:space="preserve">Move the test case data to the newly created data dir </w:t>
      </w:r>
    </w:p>
    <w:p w14:paraId="08742E0F" w14:textId="77777777" w:rsidR="00050555" w:rsidRDefault="00CA320F" w:rsidP="00050555">
      <w:pPr>
        <w:widowControl w:val="0"/>
        <w:tabs>
          <w:tab w:val="left" w:pos="220"/>
          <w:tab w:val="left" w:pos="720"/>
        </w:tabs>
        <w:autoSpaceDE w:val="0"/>
        <w:autoSpaceDN w:val="0"/>
        <w:adjustRightInd w:val="0"/>
        <w:spacing w:line="240" w:lineRule="auto"/>
        <w:ind w:left="720" w:firstLine="0"/>
        <w:jc w:val="left"/>
        <w:rPr>
          <w:rFonts w:cs="Arial"/>
          <w:b/>
          <w:bCs/>
          <w:noProof w:val="0"/>
        </w:rPr>
      </w:pPr>
      <w:r w:rsidRPr="00CA320F">
        <w:rPr>
          <w:rFonts w:cs="Arial"/>
          <w:b/>
          <w:bCs/>
          <w:noProof w:val="0"/>
        </w:rPr>
        <w:t xml:space="preserve">mv ~/Downloads/DRP_Test_Case_Hband.zip </w:t>
      </w:r>
      <w:r w:rsidR="00050555">
        <w:rPr>
          <w:rFonts w:cs="Arial"/>
          <w:b/>
          <w:bCs/>
          <w:noProof w:val="0"/>
        </w:rPr>
        <w:t xml:space="preserve">   </w:t>
      </w:r>
    </w:p>
    <w:p w14:paraId="6C17BCA1" w14:textId="77777777" w:rsidR="00CA320F" w:rsidRPr="00CA320F" w:rsidRDefault="00050555" w:rsidP="00050555">
      <w:pPr>
        <w:widowControl w:val="0"/>
        <w:tabs>
          <w:tab w:val="left" w:pos="220"/>
          <w:tab w:val="left" w:pos="720"/>
        </w:tabs>
        <w:autoSpaceDE w:val="0"/>
        <w:autoSpaceDN w:val="0"/>
        <w:adjustRightInd w:val="0"/>
        <w:spacing w:line="240" w:lineRule="auto"/>
        <w:ind w:left="720" w:firstLine="0"/>
        <w:jc w:val="left"/>
        <w:rPr>
          <w:rFonts w:cs="Arial"/>
          <w:noProof w:val="0"/>
        </w:rPr>
      </w:pPr>
      <w:r>
        <w:rPr>
          <w:rFonts w:cs="Arial"/>
          <w:b/>
          <w:bCs/>
          <w:noProof w:val="0"/>
        </w:rPr>
        <w:t xml:space="preserve">        </w:t>
      </w:r>
      <w:r w:rsidR="00CA320F" w:rsidRPr="00CA320F">
        <w:rPr>
          <w:rFonts w:cs="Arial"/>
          <w:b/>
          <w:bCs/>
          <w:noProof w:val="0"/>
        </w:rPr>
        <w:t xml:space="preserve">~/MOSFIRE/DRP_CODE/DATA/. </w:t>
      </w:r>
    </w:p>
    <w:p w14:paraId="65AC5BC1" w14:textId="77777777" w:rsidR="009F62D0" w:rsidRPr="00050555" w:rsidRDefault="00CA320F" w:rsidP="00050555">
      <w:pPr>
        <w:widowControl w:val="0"/>
        <w:numPr>
          <w:ilvl w:val="0"/>
          <w:numId w:val="32"/>
        </w:numPr>
        <w:tabs>
          <w:tab w:val="left" w:pos="220"/>
          <w:tab w:val="left" w:pos="720"/>
        </w:tabs>
        <w:autoSpaceDE w:val="0"/>
        <w:autoSpaceDN w:val="0"/>
        <w:adjustRightInd w:val="0"/>
        <w:spacing w:line="240" w:lineRule="auto"/>
        <w:jc w:val="left"/>
        <w:rPr>
          <w:rFonts w:cs="Arial"/>
          <w:noProof w:val="0"/>
        </w:rPr>
      </w:pPr>
      <w:r w:rsidRPr="00CA320F">
        <w:rPr>
          <w:rFonts w:cs="Arial"/>
          <w:noProof w:val="0"/>
        </w:rPr>
        <w:t xml:space="preserve">unzip the DRP test case file: </w:t>
      </w:r>
      <w:r w:rsidRPr="00050555">
        <w:rPr>
          <w:rFonts w:cs="Arial"/>
          <w:b/>
          <w:noProof w:val="0"/>
        </w:rPr>
        <w:t>unzip DRP_Test_Case_Hband.zip</w:t>
      </w:r>
    </w:p>
    <w:p w14:paraId="2048F147" w14:textId="77777777" w:rsidR="009F62D0" w:rsidRDefault="009F62D0" w:rsidP="009F62D0"/>
    <w:p w14:paraId="295CF56E" w14:textId="77777777" w:rsidR="00050555" w:rsidRPr="00CA320F" w:rsidRDefault="00050555" w:rsidP="009F62D0">
      <w:r>
        <w:t xml:space="preserve">Again, although any data directory is valid, for the purposes of this document, we will assume you have put it in the DATA </w:t>
      </w:r>
      <w:r w:rsidR="001C1C55">
        <w:t>sub-directory</w:t>
      </w:r>
      <w:r>
        <w:t>.</w:t>
      </w:r>
    </w:p>
    <w:p w14:paraId="6E403F1F" w14:textId="77777777" w:rsidR="009F62D0" w:rsidRPr="00CA320F" w:rsidRDefault="009F62D0" w:rsidP="009F62D0"/>
    <w:p w14:paraId="31C27103" w14:textId="77777777" w:rsidR="00AE36CC" w:rsidRPr="00AE36CC" w:rsidRDefault="00821FB9" w:rsidP="00AE36CC">
      <w:pPr>
        <w:pStyle w:val="Heading1"/>
      </w:pPr>
      <w:r>
        <w:t xml:space="preserve">DRP </w:t>
      </w:r>
      <w:r w:rsidR="00642F8A">
        <w:t xml:space="preserve">First </w:t>
      </w:r>
      <w:r>
        <w:t xml:space="preserve">Reduction </w:t>
      </w:r>
      <w:r w:rsidR="00642F8A">
        <w:t>Step: Handle</w:t>
      </w:r>
    </w:p>
    <w:p w14:paraId="0B765789" w14:textId="77777777" w:rsidR="00C412D4" w:rsidRDefault="001C1C55" w:rsidP="00BE162A">
      <w:r>
        <w:t xml:space="preserve">Now that you have data to reduce, we need to set up the pipeline with the appropriate files so that the drp </w:t>
      </w:r>
      <w:r w:rsidR="00BE162A">
        <w:t>know</w:t>
      </w:r>
      <w:r>
        <w:t>s what files to use in the reduction</w:t>
      </w:r>
      <w:r w:rsidR="00BE162A">
        <w:t xml:space="preserve">. The handle step will </w:t>
      </w:r>
      <w:r w:rsidR="00DA232B">
        <w:t>parses the FITS h</w:t>
      </w:r>
      <w:r w:rsidR="00BE162A">
        <w:t>eader information and determine</w:t>
      </w:r>
      <w:r w:rsidR="00DA232B">
        <w:t xml:space="preserve"> what files are associated with each of your masks. </w:t>
      </w:r>
      <w:r>
        <w:t>Because the DRP no longer has a designated output directory, you will need to run handle in your designated reduction sub-directory (REDUX in our example).</w:t>
      </w:r>
    </w:p>
    <w:p w14:paraId="5608D545" w14:textId="77777777" w:rsidR="00C412D4" w:rsidRDefault="00C412D4" w:rsidP="00C412D4"/>
    <w:p w14:paraId="2BEAA23E" w14:textId="77777777" w:rsidR="00C412D4" w:rsidRDefault="00C412D4" w:rsidP="00C412D4">
      <w:r>
        <w:t>Steps to perform</w:t>
      </w:r>
    </w:p>
    <w:p w14:paraId="635EE6C2" w14:textId="77777777" w:rsidR="00C412D4" w:rsidRDefault="001C1C55" w:rsidP="00C412D4">
      <w:pPr>
        <w:pStyle w:val="ListParagraph"/>
        <w:numPr>
          <w:ilvl w:val="0"/>
          <w:numId w:val="15"/>
        </w:numPr>
        <w:jc w:val="left"/>
      </w:pPr>
      <w:r>
        <w:t>cd ~/MOSFIRE/DRP_CODE/REDUX</w:t>
      </w:r>
      <w:r w:rsidR="00C412D4">
        <w:tab/>
        <w:t># Go to your output directory</w:t>
      </w:r>
    </w:p>
    <w:p w14:paraId="4AC79032" w14:textId="77777777" w:rsidR="00C412D4" w:rsidRDefault="00C412D4" w:rsidP="00C412D4">
      <w:pPr>
        <w:pStyle w:val="ListParagraph"/>
        <w:numPr>
          <w:ilvl w:val="0"/>
          <w:numId w:val="15"/>
        </w:numPr>
        <w:jc w:val="left"/>
      </w:pPr>
      <w:r w:rsidRPr="00DB56C9">
        <w:lastRenderedPageBreak/>
        <w:t>mospy</w:t>
      </w:r>
      <w:r w:rsidR="001C1C55">
        <w:t xml:space="preserve"> handle /home/yourhomedir/MOSFIRE/DRP_CODE/2014may08</w:t>
      </w:r>
      <w:r w:rsidRPr="00DB56C9">
        <w:t>*fits</w:t>
      </w:r>
      <w:r>
        <w:br/>
        <w:t>… A lot of data summarizing the observations is outputed</w:t>
      </w:r>
      <w:r w:rsidR="001C1C55">
        <w:t>. This includes a table of the o</w:t>
      </w:r>
      <w:r w:rsidR="00070E3B">
        <w:t>bservations:</w:t>
      </w:r>
    </w:p>
    <w:p w14:paraId="64F3A155" w14:textId="77777777" w:rsidR="001C1C55" w:rsidRDefault="001C1C55" w:rsidP="001C1C55">
      <w:pPr>
        <w:jc w:val="left"/>
        <w:rPr>
          <w:sz w:val="16"/>
          <w:szCs w:val="16"/>
        </w:rPr>
      </w:pPr>
      <w:r>
        <w:rPr>
          <w:sz w:val="16"/>
          <w:szCs w:val="16"/>
        </w:rPr>
        <w:t>Example output</w:t>
      </w:r>
      <w:r w:rsidR="00070E3B">
        <w:rPr>
          <w:sz w:val="16"/>
          <w:szCs w:val="16"/>
        </w:rPr>
        <w:t>:</w:t>
      </w:r>
    </w:p>
    <w:p w14:paraId="71812B8B" w14:textId="77777777" w:rsidR="00070E3B" w:rsidRPr="001C1C55" w:rsidRDefault="00070E3B" w:rsidP="001C1C55">
      <w:pPr>
        <w:jc w:val="left"/>
        <w:rPr>
          <w:sz w:val="16"/>
          <w:szCs w:val="16"/>
        </w:rPr>
      </w:pPr>
      <w:r>
        <w:rPr>
          <w:sz w:val="16"/>
          <w:szCs w:val="16"/>
        </w:rPr>
        <w:t>…..</w:t>
      </w:r>
    </w:p>
    <w:p w14:paraId="03706265" w14:textId="77777777" w:rsidR="001C1C55" w:rsidRPr="001C1C55" w:rsidRDefault="00070E3B" w:rsidP="001C1C55">
      <w:pPr>
        <w:jc w:val="left"/>
        <w:rPr>
          <w:sz w:val="16"/>
          <w:szCs w:val="16"/>
        </w:rPr>
      </w:pPr>
      <w:r>
        <w:rPr>
          <w:sz w:val="16"/>
          <w:szCs w:val="16"/>
        </w:rPr>
        <w:t>m13</w:t>
      </w:r>
      <w:r w:rsidR="001C1C55" w:rsidRPr="001C1C55">
        <w:rPr>
          <w:sz w:val="16"/>
          <w:szCs w:val="16"/>
        </w:rPr>
        <w:t>05</w:t>
      </w:r>
      <w:r>
        <w:rPr>
          <w:sz w:val="16"/>
          <w:szCs w:val="16"/>
        </w:rPr>
        <w:t>14</w:t>
      </w:r>
      <w:r w:rsidR="001C1C55" w:rsidRPr="001C1C55">
        <w:rPr>
          <w:sz w:val="16"/>
          <w:szCs w:val="16"/>
        </w:rPr>
        <w:t xml:space="preserve">_0132         </w:t>
      </w:r>
      <w:r w:rsidR="001C1C55">
        <w:rPr>
          <w:sz w:val="16"/>
          <w:szCs w:val="16"/>
        </w:rPr>
        <w:t xml:space="preserve">       Flat:mos Y mosmaskA</w:t>
      </w:r>
      <w:r w:rsidR="001C1C55" w:rsidRPr="001C1C55">
        <w:rPr>
          <w:sz w:val="16"/>
          <w:szCs w:val="16"/>
        </w:rPr>
        <w:t xml:space="preserve">   </w:t>
      </w:r>
      <w:r>
        <w:rPr>
          <w:sz w:val="16"/>
          <w:szCs w:val="16"/>
        </w:rPr>
        <w:t xml:space="preserve">  16.0 s            </w:t>
      </w:r>
      <w:r>
        <w:rPr>
          <w:sz w:val="16"/>
          <w:szCs w:val="16"/>
        </w:rPr>
        <w:tab/>
        <w:t>mosmaskA</w:t>
      </w:r>
      <w:r w:rsidRPr="001C1C55">
        <w:rPr>
          <w:sz w:val="16"/>
          <w:szCs w:val="16"/>
        </w:rPr>
        <w:t xml:space="preserve">   </w:t>
      </w:r>
      <w:r w:rsidR="001C1C55" w:rsidRPr="001C1C55">
        <w:rPr>
          <w:sz w:val="16"/>
          <w:szCs w:val="16"/>
        </w:rPr>
        <w:t>Y      YJ</w:t>
      </w:r>
    </w:p>
    <w:p w14:paraId="097B6994" w14:textId="77777777" w:rsidR="001C1C55" w:rsidRPr="001C1C55" w:rsidRDefault="00070E3B" w:rsidP="001C1C55">
      <w:pPr>
        <w:jc w:val="left"/>
        <w:rPr>
          <w:sz w:val="16"/>
          <w:szCs w:val="16"/>
        </w:rPr>
      </w:pPr>
      <w:r>
        <w:rPr>
          <w:sz w:val="16"/>
          <w:szCs w:val="16"/>
        </w:rPr>
        <w:t>m130114</w:t>
      </w:r>
      <w:r w:rsidR="001C1C55" w:rsidRPr="001C1C55">
        <w:rPr>
          <w:sz w:val="16"/>
          <w:szCs w:val="16"/>
        </w:rPr>
        <w:t xml:space="preserve">_0133                Flat:mos Y </w:t>
      </w:r>
      <w:r w:rsidR="001C1C55">
        <w:rPr>
          <w:sz w:val="16"/>
          <w:szCs w:val="16"/>
        </w:rPr>
        <w:t>mosmaskA</w:t>
      </w:r>
      <w:r w:rsidR="001C1C55" w:rsidRPr="001C1C55">
        <w:rPr>
          <w:sz w:val="16"/>
          <w:szCs w:val="16"/>
        </w:rPr>
        <w:t xml:space="preserve">  </w:t>
      </w:r>
      <w:r>
        <w:rPr>
          <w:sz w:val="16"/>
          <w:szCs w:val="16"/>
        </w:rPr>
        <w:t xml:space="preserve">   16.0 s                    </w:t>
      </w:r>
      <w:r>
        <w:rPr>
          <w:sz w:val="16"/>
          <w:szCs w:val="16"/>
        </w:rPr>
        <w:tab/>
        <w:t>mosmaskA</w:t>
      </w:r>
      <w:r w:rsidRPr="001C1C55">
        <w:rPr>
          <w:sz w:val="16"/>
          <w:szCs w:val="16"/>
        </w:rPr>
        <w:t xml:space="preserve">   </w:t>
      </w:r>
      <w:r w:rsidR="001C1C55" w:rsidRPr="001C1C55">
        <w:rPr>
          <w:sz w:val="16"/>
          <w:szCs w:val="16"/>
        </w:rPr>
        <w:t>Y      YJ</w:t>
      </w:r>
    </w:p>
    <w:p w14:paraId="5E8DFEAC" w14:textId="77777777" w:rsidR="001C1C55" w:rsidRPr="001C1C55" w:rsidRDefault="00070E3B" w:rsidP="001C1C55">
      <w:pPr>
        <w:jc w:val="left"/>
        <w:rPr>
          <w:sz w:val="16"/>
          <w:szCs w:val="16"/>
        </w:rPr>
      </w:pPr>
      <w:r>
        <w:rPr>
          <w:sz w:val="16"/>
          <w:szCs w:val="16"/>
        </w:rPr>
        <w:t>m130114</w:t>
      </w:r>
      <w:r w:rsidR="001C1C55" w:rsidRPr="001C1C55">
        <w:rPr>
          <w:sz w:val="16"/>
          <w:szCs w:val="16"/>
        </w:rPr>
        <w:t xml:space="preserve">_0134          </w:t>
      </w:r>
      <w:r>
        <w:rPr>
          <w:sz w:val="16"/>
          <w:szCs w:val="16"/>
        </w:rPr>
        <w:t xml:space="preserve">      </w:t>
      </w:r>
      <w:r w:rsidR="001C1C55" w:rsidRPr="001C1C55">
        <w:rPr>
          <w:sz w:val="16"/>
          <w:szCs w:val="16"/>
        </w:rPr>
        <w:t xml:space="preserve">Flat:mos Y </w:t>
      </w:r>
      <w:r w:rsidR="001C1C55">
        <w:rPr>
          <w:sz w:val="16"/>
          <w:szCs w:val="16"/>
        </w:rPr>
        <w:t>mosmaskA</w:t>
      </w:r>
      <w:r w:rsidR="001C1C55" w:rsidRPr="001C1C55">
        <w:rPr>
          <w:sz w:val="16"/>
          <w:szCs w:val="16"/>
        </w:rPr>
        <w:t xml:space="preserve">   </w:t>
      </w:r>
      <w:r w:rsidR="001C1C55">
        <w:rPr>
          <w:sz w:val="16"/>
          <w:szCs w:val="16"/>
        </w:rPr>
        <w:t xml:space="preserve"> </w:t>
      </w:r>
      <w:r>
        <w:rPr>
          <w:sz w:val="16"/>
          <w:szCs w:val="16"/>
        </w:rPr>
        <w:t xml:space="preserve"> 16.0 s                    </w:t>
      </w:r>
      <w:r>
        <w:rPr>
          <w:sz w:val="16"/>
          <w:szCs w:val="16"/>
        </w:rPr>
        <w:tab/>
        <w:t>mosmaskA</w:t>
      </w:r>
      <w:r w:rsidRPr="001C1C55">
        <w:rPr>
          <w:sz w:val="16"/>
          <w:szCs w:val="16"/>
        </w:rPr>
        <w:t xml:space="preserve">   </w:t>
      </w:r>
      <w:r w:rsidR="001C1C55" w:rsidRPr="001C1C55">
        <w:rPr>
          <w:sz w:val="16"/>
          <w:szCs w:val="16"/>
        </w:rPr>
        <w:t>Y      YJ</w:t>
      </w:r>
    </w:p>
    <w:p w14:paraId="086FF743" w14:textId="77777777" w:rsidR="001C1C55" w:rsidRPr="001C1C55" w:rsidRDefault="00070E3B" w:rsidP="001C1C55">
      <w:pPr>
        <w:jc w:val="left"/>
        <w:rPr>
          <w:sz w:val="16"/>
          <w:szCs w:val="16"/>
        </w:rPr>
      </w:pPr>
      <w:r>
        <w:rPr>
          <w:sz w:val="16"/>
          <w:szCs w:val="16"/>
        </w:rPr>
        <w:t>m130114</w:t>
      </w:r>
      <w:r w:rsidR="001C1C55" w:rsidRPr="001C1C55">
        <w:rPr>
          <w:sz w:val="16"/>
          <w:szCs w:val="16"/>
        </w:rPr>
        <w:t xml:space="preserve">_0135                Flat:mos Y </w:t>
      </w:r>
      <w:r>
        <w:rPr>
          <w:sz w:val="16"/>
          <w:szCs w:val="16"/>
        </w:rPr>
        <w:t xml:space="preserve">mosmaskA     16.0 s                    </w:t>
      </w:r>
      <w:r>
        <w:rPr>
          <w:sz w:val="16"/>
          <w:szCs w:val="16"/>
        </w:rPr>
        <w:tab/>
        <w:t>mosmaskA</w:t>
      </w:r>
      <w:r w:rsidRPr="001C1C55">
        <w:rPr>
          <w:sz w:val="16"/>
          <w:szCs w:val="16"/>
        </w:rPr>
        <w:t xml:space="preserve">   </w:t>
      </w:r>
      <w:r w:rsidR="001C1C55" w:rsidRPr="001C1C55">
        <w:rPr>
          <w:sz w:val="16"/>
          <w:szCs w:val="16"/>
        </w:rPr>
        <w:t>Y      YJ</w:t>
      </w:r>
    </w:p>
    <w:p w14:paraId="4A6D7299" w14:textId="77777777" w:rsidR="001C1C55" w:rsidRPr="001C1C55" w:rsidRDefault="00070E3B" w:rsidP="001C1C55">
      <w:pPr>
        <w:jc w:val="left"/>
        <w:rPr>
          <w:sz w:val="16"/>
          <w:szCs w:val="16"/>
        </w:rPr>
      </w:pPr>
      <w:r>
        <w:rPr>
          <w:sz w:val="16"/>
          <w:szCs w:val="16"/>
        </w:rPr>
        <w:t>m130114</w:t>
      </w:r>
      <w:r w:rsidR="001C1C55" w:rsidRPr="001C1C55">
        <w:rPr>
          <w:sz w:val="16"/>
          <w:szCs w:val="16"/>
        </w:rPr>
        <w:t xml:space="preserve">_0136                Flat:mos Y </w:t>
      </w:r>
      <w:r>
        <w:rPr>
          <w:sz w:val="16"/>
          <w:szCs w:val="16"/>
        </w:rPr>
        <w:t xml:space="preserve">mosmaskA     </w:t>
      </w:r>
      <w:r w:rsidR="001C1C55" w:rsidRPr="001C1C55">
        <w:rPr>
          <w:sz w:val="16"/>
          <w:szCs w:val="16"/>
        </w:rPr>
        <w:t xml:space="preserve">16.0 s                      </w:t>
      </w:r>
      <w:r>
        <w:rPr>
          <w:sz w:val="16"/>
          <w:szCs w:val="16"/>
        </w:rPr>
        <w:tab/>
        <w:t>mosmaskA</w:t>
      </w:r>
      <w:r w:rsidRPr="001C1C55">
        <w:rPr>
          <w:sz w:val="16"/>
          <w:szCs w:val="16"/>
        </w:rPr>
        <w:t xml:space="preserve">   </w:t>
      </w:r>
      <w:r w:rsidR="001C1C55" w:rsidRPr="001C1C55">
        <w:rPr>
          <w:sz w:val="16"/>
          <w:szCs w:val="16"/>
        </w:rPr>
        <w:t>Y      YJ</w:t>
      </w:r>
    </w:p>
    <w:p w14:paraId="63D22654" w14:textId="77777777" w:rsidR="001C1C55" w:rsidRPr="001C1C55" w:rsidRDefault="001C1C55" w:rsidP="001C1C55">
      <w:pPr>
        <w:jc w:val="left"/>
        <w:rPr>
          <w:sz w:val="16"/>
          <w:szCs w:val="16"/>
        </w:rPr>
      </w:pPr>
      <w:r w:rsidRPr="001C1C55">
        <w:rPr>
          <w:sz w:val="16"/>
          <w:szCs w:val="16"/>
        </w:rPr>
        <w:t>m14</w:t>
      </w:r>
      <w:r w:rsidR="00070E3B">
        <w:rPr>
          <w:sz w:val="16"/>
          <w:szCs w:val="16"/>
        </w:rPr>
        <w:t>0114</w:t>
      </w:r>
      <w:r w:rsidRPr="001C1C55">
        <w:rPr>
          <w:sz w:val="16"/>
          <w:szCs w:val="16"/>
        </w:rPr>
        <w:t xml:space="preserve">_0137                Flat:mos Y </w:t>
      </w:r>
      <w:r w:rsidR="00070E3B">
        <w:rPr>
          <w:sz w:val="16"/>
          <w:szCs w:val="16"/>
        </w:rPr>
        <w:t>mosmaskA</w:t>
      </w:r>
      <w:r w:rsidR="00070E3B" w:rsidRPr="001C1C55">
        <w:rPr>
          <w:sz w:val="16"/>
          <w:szCs w:val="16"/>
        </w:rPr>
        <w:t xml:space="preserve">   </w:t>
      </w:r>
      <w:r w:rsidR="00070E3B">
        <w:rPr>
          <w:sz w:val="16"/>
          <w:szCs w:val="16"/>
        </w:rPr>
        <w:t xml:space="preserve">  </w:t>
      </w:r>
      <w:r w:rsidRPr="001C1C55">
        <w:rPr>
          <w:sz w:val="16"/>
          <w:szCs w:val="16"/>
        </w:rPr>
        <w:t xml:space="preserve">16.0 s                      </w:t>
      </w:r>
      <w:r w:rsidR="00070E3B">
        <w:rPr>
          <w:sz w:val="16"/>
          <w:szCs w:val="16"/>
        </w:rPr>
        <w:tab/>
        <w:t>mosmaskA</w:t>
      </w:r>
      <w:r w:rsidR="00070E3B" w:rsidRPr="001C1C55">
        <w:rPr>
          <w:sz w:val="16"/>
          <w:szCs w:val="16"/>
        </w:rPr>
        <w:t xml:space="preserve">   </w:t>
      </w:r>
      <w:r w:rsidRPr="001C1C55">
        <w:rPr>
          <w:sz w:val="16"/>
          <w:szCs w:val="16"/>
        </w:rPr>
        <w:t>Y      YJ</w:t>
      </w:r>
    </w:p>
    <w:p w14:paraId="1015610D" w14:textId="77777777" w:rsidR="001C1C55" w:rsidRDefault="00070E3B" w:rsidP="001C1C55">
      <w:pPr>
        <w:jc w:val="left"/>
      </w:pPr>
      <w:r>
        <w:t>…..</w:t>
      </w:r>
    </w:p>
    <w:p w14:paraId="1F38DEDB" w14:textId="77777777" w:rsidR="00070E3B" w:rsidRDefault="00070E3B" w:rsidP="001C1C55">
      <w:pPr>
        <w:jc w:val="left"/>
      </w:pPr>
      <w:r>
        <w:t xml:space="preserve">             and file lists that organize the observation types:</w:t>
      </w:r>
    </w:p>
    <w:p w14:paraId="63CA34B3" w14:textId="77777777" w:rsidR="00070E3B" w:rsidRDefault="00070E3B" w:rsidP="001C1C55">
      <w:pPr>
        <w:jc w:val="left"/>
      </w:pPr>
      <w:r>
        <w:t>….</w:t>
      </w:r>
    </w:p>
    <w:p w14:paraId="5F549942" w14:textId="77777777"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/2013jan14/Y/Unknown.txt</w:t>
      </w:r>
    </w:p>
    <w:p w14:paraId="4B8857D6" w14:textId="77777777"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/2013jan14/Y/Align.txt</w:t>
      </w:r>
    </w:p>
    <w:p w14:paraId="489E84EF" w14:textId="77777777"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/2013jan14/Y/MIRA.txt</w:t>
      </w:r>
    </w:p>
    <w:p w14:paraId="045E96A6" w14:textId="77777777"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/2013jan14/Y/Ne.txt</w:t>
      </w:r>
    </w:p>
    <w:p w14:paraId="3BC61F45" w14:textId="77777777"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/2013jan14/Y/Offset_2.txt</w:t>
      </w:r>
    </w:p>
    <w:p w14:paraId="3AAA600D" w14:textId="77777777"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/2013jan14/Y/Offset_-2.txt</w:t>
      </w:r>
    </w:p>
    <w:p w14:paraId="35339F3A" w14:textId="77777777"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/2013jan14/Y/Flat.txt</w:t>
      </w:r>
    </w:p>
    <w:p w14:paraId="18703902" w14:textId="77777777"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/2013jan14/Y/Image.txt</w:t>
      </w:r>
    </w:p>
    <w:p w14:paraId="2447B966" w14:textId="77777777"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/2013jan14/Y/FlatThermal.txt</w:t>
      </w:r>
    </w:p>
    <w:p w14:paraId="6EA05651" w14:textId="77777777"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/2013jan14/Y/Dark.txt</w:t>
      </w:r>
    </w:p>
    <w:p w14:paraId="181C6095" w14:textId="77777777"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/2013jan14/Y/Ar.txt</w:t>
      </w:r>
    </w:p>
    <w:p w14:paraId="13B1F10C" w14:textId="77777777"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2013jan14/Y/Aborted.txt</w:t>
      </w:r>
    </w:p>
    <w:p w14:paraId="2C7926B0" w14:textId="77777777" w:rsidR="00070E3B" w:rsidRDefault="00070E3B" w:rsidP="001C1C55">
      <w:pPr>
        <w:jc w:val="left"/>
      </w:pPr>
      <w:r>
        <w:t>…..</w:t>
      </w:r>
    </w:p>
    <w:p w14:paraId="3ECDF2CC" w14:textId="77777777" w:rsidR="00070E3B" w:rsidRDefault="00070E3B" w:rsidP="001C1C55">
      <w:pPr>
        <w:jc w:val="left"/>
      </w:pPr>
    </w:p>
    <w:p w14:paraId="7DE8532C" w14:textId="77777777" w:rsidR="00070E3B" w:rsidRDefault="00070E3B" w:rsidP="00070E3B">
      <w:pPr>
        <w:ind w:firstLine="0"/>
      </w:pPr>
      <w:r>
        <w:t>The handle step creates a set of directories organized as</w:t>
      </w:r>
    </w:p>
    <w:p w14:paraId="54CBC1BC" w14:textId="77777777" w:rsidR="00070E3B" w:rsidRDefault="00070E3B" w:rsidP="00070E3B">
      <w:pPr>
        <w:pStyle w:val="Quote"/>
        <w:ind w:left="180"/>
      </w:pPr>
      <w:r>
        <w:t>[maskname]/[date]/[band]/</w:t>
      </w:r>
    </w:p>
    <w:p w14:paraId="27D421CA" w14:textId="77777777" w:rsidR="00070E3B" w:rsidRDefault="00070E3B" w:rsidP="00070E3B">
      <w:pPr>
        <w:pStyle w:val="Quote"/>
        <w:ind w:left="2520"/>
      </w:pPr>
      <w:r>
        <w:t>Aborted.txt: Aborted files</w:t>
      </w:r>
    </w:p>
    <w:p w14:paraId="102109B8" w14:textId="77777777" w:rsidR="00070E3B" w:rsidRPr="00BE162A" w:rsidRDefault="00070E3B" w:rsidP="00070E3B">
      <w:pPr>
        <w:pStyle w:val="Quote"/>
        <w:ind w:left="2520"/>
      </w:pPr>
      <w:r>
        <w:t>Align.txt: Alignment frames</w:t>
      </w:r>
      <w:r>
        <w:tab/>
      </w:r>
      <w:r>
        <w:br/>
        <w:t>Ar.txt: Argon spectra</w:t>
      </w:r>
    </w:p>
    <w:p w14:paraId="5E7E8852" w14:textId="77777777" w:rsidR="00070E3B" w:rsidRDefault="00070E3B" w:rsidP="00070E3B">
      <w:pPr>
        <w:pStyle w:val="Quote"/>
        <w:ind w:left="2520"/>
      </w:pPr>
      <w:r>
        <w:t>Dark.txt: Darks</w:t>
      </w:r>
      <w:r w:rsidRPr="00070E3B">
        <w:t xml:space="preserve"> </w:t>
      </w:r>
    </w:p>
    <w:p w14:paraId="37409FA3" w14:textId="77777777" w:rsidR="00070E3B" w:rsidRDefault="00070E3B" w:rsidP="00070E3B">
      <w:pPr>
        <w:pStyle w:val="Quote"/>
        <w:ind w:left="2520"/>
      </w:pPr>
      <w:r>
        <w:t>Flat.txt: Flat fields</w:t>
      </w:r>
    </w:p>
    <w:p w14:paraId="4538EEA1" w14:textId="77777777" w:rsidR="00070E3B" w:rsidRDefault="00070E3B" w:rsidP="00070E3B">
      <w:pPr>
        <w:pStyle w:val="Quote"/>
        <w:ind w:left="2520"/>
      </w:pPr>
      <w:r>
        <w:t>FlatThermal.txt: Thermal Flats (lamps off)</w:t>
      </w:r>
    </w:p>
    <w:p w14:paraId="34277C18" w14:textId="77777777" w:rsidR="00070E3B" w:rsidRDefault="00070E3B" w:rsidP="00070E3B">
      <w:pPr>
        <w:pStyle w:val="Quote"/>
        <w:ind w:left="2520"/>
      </w:pPr>
      <w:r>
        <w:t>Image.txt: Imaging mode</w:t>
      </w:r>
    </w:p>
    <w:p w14:paraId="69D063E2" w14:textId="77777777" w:rsidR="00070E3B" w:rsidRDefault="00070E3B" w:rsidP="00070E3B">
      <w:pPr>
        <w:pStyle w:val="Quote"/>
        <w:ind w:left="2520"/>
      </w:pPr>
      <w:r>
        <w:t>MIRA.txt: MIRA focus images</w:t>
      </w:r>
    </w:p>
    <w:p w14:paraId="7A94B3A8" w14:textId="77777777" w:rsidR="00070E3B" w:rsidRDefault="00070E3B" w:rsidP="00070E3B">
      <w:pPr>
        <w:pStyle w:val="Quote"/>
        <w:ind w:left="2520"/>
      </w:pPr>
      <w:r>
        <w:t>Ne.txt: Neon lamp spectra</w:t>
      </w:r>
    </w:p>
    <w:p w14:paraId="35BD3D13" w14:textId="77777777" w:rsidR="00070E3B" w:rsidRPr="00BE162A" w:rsidRDefault="00070E3B" w:rsidP="00070E3B">
      <w:pPr>
        <w:pStyle w:val="Quote"/>
        <w:ind w:left="2520"/>
      </w:pPr>
      <w:r>
        <w:t xml:space="preserve">Unknown.txt: Unknown files </w:t>
      </w:r>
      <w:r>
        <w:tab/>
      </w:r>
      <w:r>
        <w:br/>
        <w:t>Offset_[p].txt: Science frames</w:t>
      </w:r>
      <w:r>
        <w:tab/>
      </w:r>
    </w:p>
    <w:p w14:paraId="37DCE449" w14:textId="77777777" w:rsidR="00070E3B" w:rsidRPr="00BE162A" w:rsidRDefault="00070E3B" w:rsidP="00070E3B">
      <w:pPr>
        <w:pStyle w:val="Quote"/>
        <w:ind w:left="3600"/>
      </w:pPr>
      <w:r>
        <w:tab/>
      </w:r>
      <w:r>
        <w:tab/>
      </w:r>
      <w:r>
        <w:tab/>
      </w:r>
    </w:p>
    <w:p w14:paraId="302E8AF4" w14:textId="77777777" w:rsidR="00070E3B" w:rsidRDefault="00070E3B" w:rsidP="00070E3B">
      <w:r>
        <w:t xml:space="preserve">The output directory structure is designed to make finding reduced data easy, and to seaprate reductions of the same mask across multiple dates. </w:t>
      </w:r>
      <w:r w:rsidR="00C639A9">
        <w:t>Below is a screen shot showing the example output from an Offset*.txt file.</w:t>
      </w:r>
    </w:p>
    <w:p w14:paraId="04958298" w14:textId="77777777" w:rsidR="00C639A9" w:rsidRDefault="00C639A9" w:rsidP="00070E3B"/>
    <w:p w14:paraId="76BFAD6C" w14:textId="77777777" w:rsidR="00BF1C75" w:rsidRDefault="00C639A9" w:rsidP="00990FD2">
      <w:pPr>
        <w:jc w:val="left"/>
      </w:pPr>
      <w:r>
        <w:lastRenderedPageBreak/>
        <w:drawing>
          <wp:inline distT="0" distB="0" distL="0" distR="0" wp14:anchorId="4939ACF9" wp14:editId="44ADAE50">
            <wp:extent cx="2982480" cy="190734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l="6970" t="5051" r="7453" b="25920"/>
                    <a:stretch/>
                  </pic:blipFill>
                  <pic:spPr bwMode="auto">
                    <a:xfrm>
                      <a:off x="0" y="0"/>
                      <a:ext cx="2983528" cy="1908010"/>
                    </a:xfrm>
                    <a:prstGeom prst="rect">
                      <a:avLst/>
                    </a:prstGeom>
                    <a:noFill/>
                    <a:ln>
                      <a:noFill/>
                    </a:ln>
                    <a:extLst>
                      <a:ext uri="{53640926-AAD7-44d8-BBD7-CCE9431645EC}">
                        <a14:shadowObscured xmlns:a14="http://schemas.microsoft.com/office/drawing/2010/main"/>
                      </a:ext>
                    </a:extLst>
                  </pic:spPr>
                </pic:pic>
              </a:graphicData>
            </a:graphic>
          </wp:inline>
        </w:drawing>
      </w:r>
    </w:p>
    <w:p w14:paraId="326D0EE2" w14:textId="77777777" w:rsidR="00B5186B" w:rsidRDefault="00B5186B" w:rsidP="00990FD2">
      <w:pPr>
        <w:jc w:val="left"/>
      </w:pPr>
    </w:p>
    <w:p w14:paraId="1CE0B751" w14:textId="77777777" w:rsidR="00B5186B" w:rsidRDefault="00B5186B" w:rsidP="00990FD2">
      <w:pPr>
        <w:jc w:val="left"/>
      </w:pPr>
      <w:r>
        <w:t>For longslit observations, separate offsets files are created for each object, but the same offset files are used if the same object is observed many times during the night. You might want to separate the different observations of the same object.</w:t>
      </w:r>
    </w:p>
    <w:p w14:paraId="73E54F47" w14:textId="77777777" w:rsidR="00B5186B" w:rsidRDefault="00B5186B" w:rsidP="00990FD2">
      <w:pPr>
        <w:jc w:val="left"/>
      </w:pPr>
      <w:r>
        <w:t>For long2pos observations, again different offset files are created for each object. Besides, the suffixes _PosA and _PosC are added to the offset files to identify the two left and right positions used in the observations.</w:t>
      </w:r>
    </w:p>
    <w:p w14:paraId="3F1F411E" w14:textId="77777777" w:rsidR="00B61519" w:rsidRDefault="00B61519" w:rsidP="00B61519">
      <w:pPr>
        <w:pStyle w:val="Firstparagraph"/>
      </w:pPr>
      <w:r>
        <w:t>The following section describes in details how to use the driver file to control the pipeline processes, and points at a number of standard driver files that we provide for reference.</w:t>
      </w:r>
    </w:p>
    <w:p w14:paraId="2D11EC26" w14:textId="77777777" w:rsidR="00B61519" w:rsidRDefault="00B61519" w:rsidP="00B61519">
      <w:pPr>
        <w:pStyle w:val="Heading1"/>
      </w:pPr>
      <w:r>
        <w:t>Automatic generation of the driver file</w:t>
      </w:r>
    </w:p>
    <w:p w14:paraId="239D35E3" w14:textId="77777777" w:rsidR="00B61519" w:rsidRDefault="00B61519" w:rsidP="00B61519">
      <w:r>
        <w:t>The pipeline is able to produce a driver file automatically for most cases, thus removing the need to copy one of the standard files and manually edit it.</w:t>
      </w:r>
    </w:p>
    <w:p w14:paraId="61291543" w14:textId="77777777" w:rsidR="00B61519" w:rsidRDefault="00B61519" w:rsidP="00B61519">
      <w:r>
        <w:t>To generate the driver file, go to the directory where your Offset files live, and where the reduction is going to happen and type:</w:t>
      </w:r>
    </w:p>
    <w:p w14:paraId="00219657" w14:textId="77777777" w:rsidR="00B61519" w:rsidRDefault="00B61519" w:rsidP="00B61519">
      <w:r>
        <w:rPr>
          <w:rFonts w:ascii="Courier" w:hAnsi="Courier"/>
          <w:sz w:val="18"/>
          <w:szCs w:val="18"/>
        </w:rPr>
        <w:t>mospy AutoDriver</w:t>
      </w:r>
    </w:p>
    <w:p w14:paraId="239149C5" w14:textId="77777777" w:rsidR="00B61519" w:rsidRDefault="00B61519" w:rsidP="00B61519"/>
    <w:p w14:paraId="17C7CCF5" w14:textId="77777777" w:rsidR="00B61519" w:rsidRDefault="00B61519" w:rsidP="00B61519">
      <w:r>
        <w:t>This will ge</w:t>
      </w:r>
      <w:r w:rsidR="00097C61">
        <w:t>nerate a file called Driver</w:t>
      </w:r>
      <w:r>
        <w:t>.py, which you should inspect before running it. Highly specialized cases such as particular combinations of sky lines and arcs might not be dealt with correctly. Note that the automatic generation of the driver file works for long2pos and longslit as well.</w:t>
      </w:r>
    </w:p>
    <w:p w14:paraId="670E9251" w14:textId="77777777" w:rsidR="00A360C2" w:rsidRDefault="00A360C2" w:rsidP="00B61519"/>
    <w:p w14:paraId="351019EC" w14:textId="77777777" w:rsidR="00A360C2" w:rsidRDefault="00A360C2" w:rsidP="00B61519">
      <w:r>
        <w:t>To handle special cases, the automatic generation of the driver file makes a number of assumptions, that might not be correct for your science case.</w:t>
      </w:r>
    </w:p>
    <w:p w14:paraId="45BF4D2C" w14:textId="77777777" w:rsidR="00A360C2" w:rsidRDefault="00A360C2" w:rsidP="00A360C2">
      <w:pPr>
        <w:pStyle w:val="ListParagraph"/>
        <w:numPr>
          <w:ilvl w:val="2"/>
          <w:numId w:val="32"/>
        </w:numPr>
      </w:pPr>
      <w:r>
        <w:t xml:space="preserve">If either Ar.txt or Ne.txt or both are available, they are being used. </w:t>
      </w:r>
    </w:p>
    <w:p w14:paraId="5700740A" w14:textId="77777777" w:rsidR="00A360C2" w:rsidRDefault="00A360C2" w:rsidP="00A360C2">
      <w:pPr>
        <w:pStyle w:val="ListParagraph"/>
        <w:numPr>
          <w:ilvl w:val="2"/>
          <w:numId w:val="32"/>
        </w:numPr>
      </w:pPr>
      <w:r>
        <w:t>If the band is K, and FlatThermal.txtis available, it is used</w:t>
      </w:r>
    </w:p>
    <w:p w14:paraId="4770826B" w14:textId="77777777" w:rsidR="00A360C2" w:rsidRDefault="00A32047" w:rsidP="00A360C2">
      <w:pPr>
        <w:pStyle w:val="ListParagraph"/>
        <w:numPr>
          <w:ilvl w:val="2"/>
          <w:numId w:val="32"/>
        </w:numPr>
      </w:pPr>
      <w:r>
        <w:t>For long2pos: if no arcs are available, only specphot in non spectrophotometric mode can be reduced and the pipeline will attempt to use the sky lines. Note that is likely to fail, as sky lines are too faint in short exposures for an accurate wavelength determination. The spectrophotometric mode contains wide slits that cannot be reduced using sky lines only.</w:t>
      </w:r>
    </w:p>
    <w:p w14:paraId="42481418" w14:textId="77777777" w:rsidR="00A32047" w:rsidRDefault="00A32047" w:rsidP="00A360C2">
      <w:pPr>
        <w:pStyle w:val="ListParagraph"/>
        <w:numPr>
          <w:ilvl w:val="2"/>
          <w:numId w:val="32"/>
        </w:numPr>
      </w:pPr>
      <w:r>
        <w:t xml:space="preserve">In longslit, the pipeline will try to determine the size of the slit using the mask name. For example, if the maskname is LONGSLIT-3x0.7, the pipeline assumes that you have used 3 slits </w:t>
      </w:r>
      <w:r>
        <w:lastRenderedPageBreak/>
        <w:t>to generate the longslit and that they are centered around the middle line of the detector.</w:t>
      </w:r>
    </w:p>
    <w:p w14:paraId="6237B2A9" w14:textId="77777777" w:rsidR="00A32047" w:rsidRDefault="00A32047" w:rsidP="00A360C2">
      <w:pPr>
        <w:pStyle w:val="ListParagraph"/>
        <w:numPr>
          <w:ilvl w:val="2"/>
          <w:numId w:val="32"/>
        </w:numPr>
      </w:pPr>
      <w:r>
        <w:t>If any of the mandatory observations are missing (such as the flat fields), the pipeline will still generate a Driver.py file, but it will contain warnings about the missing files, and it will NOT run correctly.</w:t>
      </w:r>
    </w:p>
    <w:p w14:paraId="0DCDE459" w14:textId="77777777" w:rsidR="00A32047" w:rsidRDefault="00A32047" w:rsidP="00A360C2">
      <w:pPr>
        <w:pStyle w:val="ListParagraph"/>
        <w:numPr>
          <w:ilvl w:val="2"/>
          <w:numId w:val="32"/>
        </w:numPr>
      </w:pPr>
      <w:r>
        <w:t>If multiple observations of different stars are done in long2pos or in longslit mode, the pipeline will generate multiple driver files, one for each object. If the same object is observed multiple times during the same night, all the observations will end up in the same driver file. If you are observing a telluric standard at different times and you need to have separate spectra, you need to manually create Offset files and Driver files.</w:t>
      </w:r>
    </w:p>
    <w:p w14:paraId="2EBDF3D7" w14:textId="77777777" w:rsidR="00B61519" w:rsidRPr="00B61519" w:rsidRDefault="00B61519" w:rsidP="00B61519">
      <w:pPr>
        <w:pStyle w:val="Firstparagraph"/>
      </w:pPr>
    </w:p>
    <w:p w14:paraId="484039D9" w14:textId="77777777" w:rsidR="00C639A9" w:rsidRDefault="00A40806" w:rsidP="00704BE5">
      <w:pPr>
        <w:pStyle w:val="Heading1"/>
      </w:pPr>
      <w:r>
        <w:t>The driver.py file</w:t>
      </w:r>
    </w:p>
    <w:p w14:paraId="62F82341" w14:textId="77777777" w:rsidR="00E454FE" w:rsidRDefault="00A40806" w:rsidP="00E454FE">
      <w:pPr>
        <w:jc w:val="left"/>
      </w:pPr>
      <w:r>
        <w:t>The driver file c</w:t>
      </w:r>
      <w:r w:rsidR="00821FB9">
        <w:t xml:space="preserve">ontrols all the pipeline steps, and in the drivers sub-directory, you will find </w:t>
      </w:r>
      <w:r w:rsidR="005074C2">
        <w:t>a number of</w:t>
      </w:r>
      <w:r w:rsidR="00BB7918">
        <w:t xml:space="preserve"> driver fi</w:t>
      </w:r>
      <w:r w:rsidR="00E454FE">
        <w:t>les: Driver.py, K_Driver.py, Long2pos_driver.py, and</w:t>
      </w:r>
      <w:r w:rsidR="00BB7918">
        <w:t xml:space="preserve"> Longslit_Driver.py. The Driver and K_Driver will reduce your science data for bands Y,J, and H (this includes the sample data set). The K band requires a special approach because there are too few bright night-sky emission lines at the red end and so the K_Driver synthesizes arclamps and night sky lines. The </w:t>
      </w:r>
      <w:r w:rsidR="00E454FE">
        <w:t>Long2pos_driver.py handles long2pos and long2pos_specphot observations, while the Longslit_driver.py deals with observations of single objects using a longslit configuration.</w:t>
      </w:r>
    </w:p>
    <w:p w14:paraId="646D6441" w14:textId="77777777" w:rsidR="00BB7918" w:rsidRDefault="00E454FE" w:rsidP="00E454FE">
      <w:pPr>
        <w:jc w:val="left"/>
      </w:pPr>
      <w:r>
        <w:t xml:space="preserve"> </w:t>
      </w:r>
    </w:p>
    <w:p w14:paraId="53AC042E" w14:textId="77777777" w:rsidR="00DB56C9" w:rsidRDefault="00BB7918" w:rsidP="00BB7918">
      <w:pPr>
        <w:ind w:firstLine="0"/>
        <w:jc w:val="left"/>
      </w:pPr>
      <w:r>
        <w:t xml:space="preserve">The driver.py files included with the code download contains execution lines that are commented out. For this example, we will run the driver file one line at a time, but as you become familiar with the DRP process, you will develop your own driver file execution sequencing. Although in the future we hope to further automate the driver file, currently </w:t>
      </w:r>
      <w:r w:rsidR="00A40806">
        <w:t xml:space="preserve">some steps require </w:t>
      </w:r>
      <w:r>
        <w:t>you to update the inputs with filenames created</w:t>
      </w:r>
      <w:r w:rsidR="00A40806">
        <w:t xml:space="preserve"> from previous steps. </w:t>
      </w:r>
    </w:p>
    <w:p w14:paraId="09292823" w14:textId="77777777" w:rsidR="00BB7918" w:rsidRDefault="00BB7918" w:rsidP="00BB7918">
      <w:pPr>
        <w:ind w:firstLine="0"/>
        <w:jc w:val="left"/>
      </w:pPr>
    </w:p>
    <w:p w14:paraId="0AF58EE0" w14:textId="77777777" w:rsidR="00BB7918" w:rsidRDefault="00BB7918" w:rsidP="00BB7918">
      <w:pPr>
        <w:ind w:firstLine="0"/>
        <w:jc w:val="left"/>
      </w:pPr>
      <w:r>
        <w:t>Below is a driver.py file:</w:t>
      </w:r>
    </w:p>
    <w:p w14:paraId="0976D7C8" w14:textId="77777777" w:rsidR="00165EC9" w:rsidRDefault="00165EC9" w:rsidP="00165EC9">
      <w:pPr>
        <w:ind w:firstLine="0"/>
        <w:jc w:val="left"/>
      </w:pPr>
    </w:p>
    <w:p w14:paraId="2F40D42C" w14:textId="77777777" w:rsidR="00165EC9" w:rsidRPr="00165EC9" w:rsidRDefault="00165EC9" w:rsidP="00165EC9">
      <w:pPr>
        <w:ind w:left="720" w:firstLine="0"/>
        <w:jc w:val="left"/>
        <w:rPr>
          <w:sz w:val="16"/>
          <w:szCs w:val="16"/>
        </w:rPr>
      </w:pPr>
      <w:r w:rsidRPr="00165EC9">
        <w:rPr>
          <w:sz w:val="16"/>
          <w:szCs w:val="16"/>
        </w:rPr>
        <w:t>import os, time</w:t>
      </w:r>
    </w:p>
    <w:p w14:paraId="65185E85" w14:textId="77777777" w:rsidR="00165EC9" w:rsidRPr="00165EC9" w:rsidRDefault="00165EC9" w:rsidP="00165EC9">
      <w:pPr>
        <w:ind w:left="720" w:firstLine="0"/>
        <w:jc w:val="left"/>
        <w:rPr>
          <w:sz w:val="16"/>
          <w:szCs w:val="16"/>
        </w:rPr>
      </w:pPr>
      <w:r w:rsidRPr="00165EC9">
        <w:rPr>
          <w:sz w:val="16"/>
          <w:szCs w:val="16"/>
        </w:rPr>
        <w:t>import MOSFIRE</w:t>
      </w:r>
    </w:p>
    <w:p w14:paraId="72EEF98B" w14:textId="77777777" w:rsidR="00165EC9" w:rsidRPr="00165EC9" w:rsidRDefault="00165EC9" w:rsidP="00165EC9">
      <w:pPr>
        <w:ind w:left="720" w:firstLine="0"/>
        <w:jc w:val="left"/>
        <w:rPr>
          <w:sz w:val="16"/>
          <w:szCs w:val="16"/>
        </w:rPr>
      </w:pPr>
    </w:p>
    <w:p w14:paraId="54E8328B" w14:textId="77777777" w:rsidR="00165EC9" w:rsidRPr="00165EC9" w:rsidRDefault="00165EC9" w:rsidP="00165EC9">
      <w:pPr>
        <w:ind w:left="720" w:firstLine="0"/>
        <w:jc w:val="left"/>
        <w:rPr>
          <w:sz w:val="16"/>
          <w:szCs w:val="16"/>
        </w:rPr>
      </w:pPr>
      <w:r w:rsidRPr="00165EC9">
        <w:rPr>
          <w:sz w:val="16"/>
          <w:szCs w:val="16"/>
        </w:rPr>
        <w:t>from MOSFIRE import Background, Combine, Detector, Flats, IO, Options, \</w:t>
      </w:r>
    </w:p>
    <w:p w14:paraId="6AE7F1CF" w14:textId="77777777" w:rsidR="00165EC9" w:rsidRPr="00165EC9" w:rsidRDefault="00165EC9" w:rsidP="00165EC9">
      <w:pPr>
        <w:ind w:left="720" w:firstLine="0"/>
        <w:jc w:val="left"/>
        <w:rPr>
          <w:sz w:val="16"/>
          <w:szCs w:val="16"/>
        </w:rPr>
      </w:pPr>
      <w:r w:rsidRPr="00165EC9">
        <w:rPr>
          <w:sz w:val="16"/>
          <w:szCs w:val="16"/>
        </w:rPr>
        <w:t xml:space="preserve">    Rectify</w:t>
      </w:r>
    </w:p>
    <w:p w14:paraId="5F3480F1" w14:textId="77777777" w:rsidR="00165EC9" w:rsidRPr="00165EC9" w:rsidRDefault="00165EC9" w:rsidP="00165EC9">
      <w:pPr>
        <w:ind w:left="720" w:firstLine="0"/>
        <w:jc w:val="left"/>
        <w:rPr>
          <w:sz w:val="16"/>
          <w:szCs w:val="16"/>
        </w:rPr>
      </w:pPr>
      <w:r w:rsidRPr="00165EC9">
        <w:rPr>
          <w:sz w:val="16"/>
          <w:szCs w:val="16"/>
        </w:rPr>
        <w:t>from MOSFIRE import Wavelength</w:t>
      </w:r>
    </w:p>
    <w:p w14:paraId="7C43895F" w14:textId="77777777" w:rsidR="00165EC9" w:rsidRPr="00165EC9" w:rsidRDefault="00165EC9" w:rsidP="00165EC9">
      <w:pPr>
        <w:ind w:left="720" w:firstLine="0"/>
        <w:jc w:val="left"/>
        <w:rPr>
          <w:sz w:val="16"/>
          <w:szCs w:val="16"/>
        </w:rPr>
      </w:pPr>
    </w:p>
    <w:p w14:paraId="45F9E9F6" w14:textId="77777777" w:rsidR="00165EC9" w:rsidRPr="00165EC9" w:rsidRDefault="00165EC9" w:rsidP="00165EC9">
      <w:pPr>
        <w:ind w:left="720" w:firstLine="0"/>
        <w:jc w:val="left"/>
        <w:rPr>
          <w:sz w:val="16"/>
          <w:szCs w:val="16"/>
        </w:rPr>
      </w:pPr>
      <w:r w:rsidRPr="00165EC9">
        <w:rPr>
          <w:sz w:val="16"/>
          <w:szCs w:val="16"/>
        </w:rPr>
        <w:t>import numpy as np, pylab as pl, pyfits as pf</w:t>
      </w:r>
    </w:p>
    <w:p w14:paraId="1F91644D" w14:textId="77777777" w:rsidR="00165EC9" w:rsidRPr="00165EC9" w:rsidRDefault="00165EC9" w:rsidP="00165EC9">
      <w:pPr>
        <w:ind w:left="720" w:firstLine="0"/>
        <w:jc w:val="left"/>
        <w:rPr>
          <w:sz w:val="16"/>
          <w:szCs w:val="16"/>
        </w:rPr>
      </w:pPr>
    </w:p>
    <w:p w14:paraId="27C1A0F6" w14:textId="77777777" w:rsidR="00165EC9" w:rsidRPr="00165EC9" w:rsidRDefault="00165EC9" w:rsidP="00165EC9">
      <w:pPr>
        <w:ind w:left="720" w:firstLine="0"/>
        <w:jc w:val="left"/>
        <w:rPr>
          <w:sz w:val="16"/>
          <w:szCs w:val="16"/>
        </w:rPr>
      </w:pPr>
      <w:r w:rsidRPr="00165EC9">
        <w:rPr>
          <w:sz w:val="16"/>
          <w:szCs w:val="16"/>
        </w:rPr>
        <w:t>np.seterr(all="ignore")</w:t>
      </w:r>
    </w:p>
    <w:p w14:paraId="4A48BFAE" w14:textId="77777777" w:rsidR="00165EC9" w:rsidRDefault="00165EC9" w:rsidP="00165EC9">
      <w:pPr>
        <w:ind w:left="720" w:firstLine="0"/>
        <w:jc w:val="left"/>
        <w:rPr>
          <w:sz w:val="16"/>
          <w:szCs w:val="16"/>
        </w:rPr>
      </w:pPr>
    </w:p>
    <w:p w14:paraId="63EE4688" w14:textId="77777777" w:rsidR="00165EC9" w:rsidRDefault="00165EC9" w:rsidP="00165EC9">
      <w:pPr>
        <w:ind w:left="720" w:firstLine="0"/>
        <w:jc w:val="left"/>
        <w:rPr>
          <w:sz w:val="16"/>
          <w:szCs w:val="16"/>
        </w:rPr>
      </w:pPr>
      <w:r>
        <w:rPr>
          <w:sz w:val="16"/>
          <w:szCs w:val="16"/>
        </w:rPr>
        <w:t xml:space="preserve">#Update the </w:t>
      </w:r>
      <w:r w:rsidRPr="00165EC9">
        <w:rPr>
          <w:b/>
          <w:sz w:val="16"/>
          <w:szCs w:val="16"/>
        </w:rPr>
        <w:t>insertmaskname</w:t>
      </w:r>
      <w:r>
        <w:rPr>
          <w:sz w:val="16"/>
          <w:szCs w:val="16"/>
        </w:rPr>
        <w:t xml:space="preserve"> with the name of the mask</w:t>
      </w:r>
    </w:p>
    <w:p w14:paraId="4714C4D2" w14:textId="77777777" w:rsidR="00165EC9" w:rsidRPr="00165EC9" w:rsidRDefault="00165EC9" w:rsidP="00165EC9">
      <w:pPr>
        <w:ind w:left="720" w:firstLine="0"/>
        <w:jc w:val="left"/>
        <w:rPr>
          <w:sz w:val="16"/>
          <w:szCs w:val="16"/>
        </w:rPr>
      </w:pPr>
      <w:r>
        <w:rPr>
          <w:sz w:val="16"/>
          <w:szCs w:val="16"/>
        </w:rPr>
        <w:t xml:space="preserve">#Update </w:t>
      </w:r>
      <w:r w:rsidRPr="00165EC9">
        <w:rPr>
          <w:b/>
          <w:sz w:val="16"/>
          <w:szCs w:val="16"/>
        </w:rPr>
        <w:t>S</w:t>
      </w:r>
      <w:r>
        <w:rPr>
          <w:sz w:val="16"/>
          <w:szCs w:val="16"/>
        </w:rPr>
        <w:t xml:space="preserve"> with the filter band Y,J,H,or K</w:t>
      </w:r>
    </w:p>
    <w:p w14:paraId="02CF77F8" w14:textId="77777777" w:rsidR="00165EC9" w:rsidRPr="00165EC9" w:rsidRDefault="00165EC9" w:rsidP="00165EC9">
      <w:pPr>
        <w:ind w:left="720" w:firstLine="0"/>
        <w:jc w:val="left"/>
        <w:rPr>
          <w:sz w:val="16"/>
          <w:szCs w:val="16"/>
        </w:rPr>
      </w:pPr>
      <w:r w:rsidRPr="00165EC9">
        <w:rPr>
          <w:sz w:val="16"/>
          <w:szCs w:val="16"/>
        </w:rPr>
        <w:t xml:space="preserve">maskname = </w:t>
      </w:r>
      <w:r w:rsidRPr="00165EC9">
        <w:rPr>
          <w:b/>
          <w:sz w:val="16"/>
          <w:szCs w:val="16"/>
        </w:rPr>
        <w:t>'insertmaskname'</w:t>
      </w:r>
    </w:p>
    <w:p w14:paraId="6C3A2A1A" w14:textId="77777777" w:rsidR="00165EC9" w:rsidRPr="00165EC9" w:rsidRDefault="00165EC9" w:rsidP="00165EC9">
      <w:pPr>
        <w:ind w:left="720" w:firstLine="0"/>
        <w:jc w:val="left"/>
        <w:rPr>
          <w:sz w:val="16"/>
          <w:szCs w:val="16"/>
        </w:rPr>
      </w:pPr>
      <w:r w:rsidRPr="00165EC9">
        <w:rPr>
          <w:sz w:val="16"/>
          <w:szCs w:val="16"/>
        </w:rPr>
        <w:t xml:space="preserve">band = </w:t>
      </w:r>
      <w:r w:rsidRPr="00165EC9">
        <w:rPr>
          <w:b/>
          <w:sz w:val="16"/>
          <w:szCs w:val="16"/>
        </w:rPr>
        <w:t>'S'</w:t>
      </w:r>
      <w:r>
        <w:rPr>
          <w:sz w:val="16"/>
          <w:szCs w:val="16"/>
        </w:rPr>
        <w:t xml:space="preserve">    </w:t>
      </w:r>
    </w:p>
    <w:p w14:paraId="0E6E0C74" w14:textId="77777777" w:rsidR="00165EC9" w:rsidRPr="00165EC9" w:rsidRDefault="00165EC9" w:rsidP="00165EC9">
      <w:pPr>
        <w:ind w:left="720" w:firstLine="0"/>
        <w:jc w:val="left"/>
        <w:rPr>
          <w:sz w:val="16"/>
          <w:szCs w:val="16"/>
        </w:rPr>
      </w:pPr>
    </w:p>
    <w:p w14:paraId="2EE08300" w14:textId="77777777" w:rsidR="00165EC9" w:rsidRPr="00165EC9" w:rsidRDefault="00165EC9" w:rsidP="00165EC9">
      <w:pPr>
        <w:ind w:left="720" w:firstLine="0"/>
        <w:jc w:val="left"/>
        <w:rPr>
          <w:sz w:val="16"/>
          <w:szCs w:val="16"/>
        </w:rPr>
      </w:pPr>
      <w:r w:rsidRPr="00165EC9">
        <w:rPr>
          <w:sz w:val="16"/>
          <w:szCs w:val="16"/>
        </w:rPr>
        <w:t>flatops = Options.flat</w:t>
      </w:r>
    </w:p>
    <w:p w14:paraId="760E6E10" w14:textId="77777777" w:rsidR="00165EC9" w:rsidRPr="00165EC9" w:rsidRDefault="00165EC9" w:rsidP="00165EC9">
      <w:pPr>
        <w:ind w:left="720" w:firstLine="0"/>
        <w:jc w:val="left"/>
        <w:rPr>
          <w:sz w:val="16"/>
          <w:szCs w:val="16"/>
        </w:rPr>
      </w:pPr>
      <w:r w:rsidRPr="00165EC9">
        <w:rPr>
          <w:sz w:val="16"/>
          <w:szCs w:val="16"/>
        </w:rPr>
        <w:t>waveops = Options.wavelength</w:t>
      </w:r>
    </w:p>
    <w:p w14:paraId="22A15E91" w14:textId="77777777" w:rsidR="00165EC9" w:rsidRPr="00165EC9" w:rsidRDefault="00165EC9" w:rsidP="00165EC9">
      <w:pPr>
        <w:ind w:left="720" w:firstLine="0"/>
        <w:jc w:val="left"/>
        <w:rPr>
          <w:sz w:val="16"/>
          <w:szCs w:val="16"/>
        </w:rPr>
      </w:pPr>
    </w:p>
    <w:p w14:paraId="23B592CE" w14:textId="77777777" w:rsidR="00165EC9" w:rsidRPr="00165EC9" w:rsidRDefault="00165EC9" w:rsidP="00165EC9">
      <w:pPr>
        <w:ind w:left="720" w:firstLine="0"/>
        <w:jc w:val="left"/>
        <w:rPr>
          <w:sz w:val="16"/>
          <w:szCs w:val="16"/>
        </w:rPr>
      </w:pPr>
      <w:r w:rsidRPr="00165EC9">
        <w:rPr>
          <w:sz w:val="16"/>
          <w:szCs w:val="16"/>
        </w:rPr>
        <w:t>obsfiles = [</w:t>
      </w:r>
      <w:r w:rsidRPr="00093CE8">
        <w:rPr>
          <w:b/>
          <w:sz w:val="16"/>
          <w:szCs w:val="16"/>
        </w:rPr>
        <w:t>'Offset_1.5.txt'</w:t>
      </w:r>
      <w:r w:rsidRPr="00165EC9">
        <w:rPr>
          <w:sz w:val="16"/>
          <w:szCs w:val="16"/>
        </w:rPr>
        <w:t xml:space="preserve">, </w:t>
      </w:r>
      <w:r w:rsidRPr="00093CE8">
        <w:rPr>
          <w:b/>
          <w:sz w:val="16"/>
          <w:szCs w:val="16"/>
        </w:rPr>
        <w:t>'Offset_-1.5.txt'</w:t>
      </w:r>
      <w:r w:rsidRPr="00165EC9">
        <w:rPr>
          <w:sz w:val="16"/>
          <w:szCs w:val="16"/>
        </w:rPr>
        <w:t>]</w:t>
      </w:r>
    </w:p>
    <w:p w14:paraId="07CDB02C" w14:textId="77777777" w:rsidR="00165EC9" w:rsidRPr="00165EC9" w:rsidRDefault="00165EC9" w:rsidP="00165EC9">
      <w:pPr>
        <w:ind w:left="720" w:firstLine="0"/>
        <w:jc w:val="left"/>
        <w:rPr>
          <w:sz w:val="16"/>
          <w:szCs w:val="16"/>
        </w:rPr>
      </w:pPr>
    </w:p>
    <w:p w14:paraId="78EC3876" w14:textId="77777777" w:rsidR="00165EC9" w:rsidRPr="00165EC9" w:rsidRDefault="00165EC9" w:rsidP="00165EC9">
      <w:pPr>
        <w:ind w:left="720" w:firstLine="0"/>
        <w:jc w:val="left"/>
        <w:rPr>
          <w:sz w:val="16"/>
          <w:szCs w:val="16"/>
        </w:rPr>
      </w:pPr>
      <w:r w:rsidRPr="00165EC9">
        <w:rPr>
          <w:sz w:val="16"/>
          <w:szCs w:val="16"/>
        </w:rPr>
        <w:t>#Flats.handle_flats('Flat.txt', maskname, band, flatops)</w:t>
      </w:r>
    </w:p>
    <w:p w14:paraId="193EF4B7" w14:textId="77777777" w:rsidR="00165EC9" w:rsidRPr="00165EC9" w:rsidRDefault="00165EC9" w:rsidP="00165EC9">
      <w:pPr>
        <w:ind w:left="720" w:firstLine="0"/>
        <w:jc w:val="left"/>
        <w:rPr>
          <w:sz w:val="16"/>
          <w:szCs w:val="16"/>
        </w:rPr>
      </w:pPr>
      <w:r w:rsidRPr="00165EC9">
        <w:rPr>
          <w:sz w:val="16"/>
          <w:szCs w:val="16"/>
        </w:rPr>
        <w:t>#Wavelength.imcombine(obsfiles, maskname, band, waveops)</w:t>
      </w:r>
    </w:p>
    <w:p w14:paraId="1F3ECF0C" w14:textId="77777777" w:rsidR="00165EC9" w:rsidRPr="00165EC9" w:rsidRDefault="00165EC9" w:rsidP="00165EC9">
      <w:pPr>
        <w:ind w:left="720" w:firstLine="0"/>
        <w:jc w:val="left"/>
        <w:rPr>
          <w:sz w:val="16"/>
          <w:szCs w:val="16"/>
        </w:rPr>
      </w:pPr>
      <w:r w:rsidRPr="00165EC9">
        <w:rPr>
          <w:sz w:val="16"/>
          <w:szCs w:val="16"/>
        </w:rPr>
        <w:t>#Wavelength.fit_lambda_interactively(maskname, band, obsfiles,</w:t>
      </w:r>
    </w:p>
    <w:p w14:paraId="4799CC89" w14:textId="77777777" w:rsidR="00165EC9" w:rsidRPr="00165EC9" w:rsidRDefault="00165EC9" w:rsidP="00165EC9">
      <w:pPr>
        <w:ind w:left="720" w:firstLine="0"/>
        <w:jc w:val="left"/>
        <w:rPr>
          <w:sz w:val="16"/>
          <w:szCs w:val="16"/>
        </w:rPr>
      </w:pPr>
      <w:r w:rsidRPr="00165EC9">
        <w:rPr>
          <w:sz w:val="16"/>
          <w:szCs w:val="16"/>
        </w:rPr>
        <w:t xml:space="preserve">    #waveops)</w:t>
      </w:r>
    </w:p>
    <w:p w14:paraId="7248810D" w14:textId="77777777" w:rsidR="00165EC9" w:rsidRPr="00165EC9" w:rsidRDefault="00165EC9" w:rsidP="00165EC9">
      <w:pPr>
        <w:ind w:left="720" w:firstLine="0"/>
        <w:jc w:val="left"/>
        <w:rPr>
          <w:sz w:val="16"/>
          <w:szCs w:val="16"/>
        </w:rPr>
      </w:pPr>
      <w:r w:rsidRPr="00165EC9">
        <w:rPr>
          <w:sz w:val="16"/>
          <w:szCs w:val="16"/>
        </w:rPr>
        <w:t>#Wavelength.fit_lambda(maskname, band, obsfiles, obsfiles,</w:t>
      </w:r>
    </w:p>
    <w:p w14:paraId="628BD565" w14:textId="77777777" w:rsidR="00165EC9" w:rsidRPr="00165EC9" w:rsidRDefault="00165EC9" w:rsidP="00165EC9">
      <w:pPr>
        <w:ind w:left="720" w:firstLine="0"/>
        <w:jc w:val="left"/>
        <w:rPr>
          <w:sz w:val="16"/>
          <w:szCs w:val="16"/>
        </w:rPr>
      </w:pPr>
      <w:r w:rsidRPr="00165EC9">
        <w:rPr>
          <w:sz w:val="16"/>
          <w:szCs w:val="16"/>
        </w:rPr>
        <w:t xml:space="preserve">    #waveops)</w:t>
      </w:r>
    </w:p>
    <w:p w14:paraId="29865F55" w14:textId="77777777" w:rsidR="00165EC9" w:rsidRPr="00165EC9" w:rsidRDefault="00165EC9" w:rsidP="00165EC9">
      <w:pPr>
        <w:ind w:left="720" w:firstLine="0"/>
        <w:jc w:val="left"/>
        <w:rPr>
          <w:sz w:val="16"/>
          <w:szCs w:val="16"/>
        </w:rPr>
      </w:pPr>
    </w:p>
    <w:p w14:paraId="2303F8FA" w14:textId="77777777" w:rsidR="00165EC9" w:rsidRPr="00165EC9" w:rsidRDefault="00165EC9" w:rsidP="00165EC9">
      <w:pPr>
        <w:ind w:left="720" w:firstLine="0"/>
        <w:jc w:val="left"/>
        <w:rPr>
          <w:sz w:val="16"/>
          <w:szCs w:val="16"/>
        </w:rPr>
      </w:pPr>
      <w:r w:rsidRPr="00165EC9">
        <w:rPr>
          <w:sz w:val="16"/>
          <w:szCs w:val="16"/>
        </w:rPr>
        <w:t>#Wavelength.apply_lambda_simple(maskname, band, obsfiles, waveops)</w:t>
      </w:r>
    </w:p>
    <w:p w14:paraId="6A735207" w14:textId="77777777" w:rsidR="00165EC9" w:rsidRPr="00165EC9" w:rsidRDefault="00165EC9" w:rsidP="00165EC9">
      <w:pPr>
        <w:ind w:left="720" w:firstLine="0"/>
        <w:jc w:val="left"/>
        <w:rPr>
          <w:sz w:val="16"/>
          <w:szCs w:val="16"/>
        </w:rPr>
      </w:pPr>
      <w:r w:rsidRPr="00165EC9">
        <w:rPr>
          <w:sz w:val="16"/>
          <w:szCs w:val="16"/>
        </w:rPr>
        <w:t>#Background.handle_background(obsfiles,</w:t>
      </w:r>
    </w:p>
    <w:p w14:paraId="651ED41F" w14:textId="77777777" w:rsidR="00165EC9" w:rsidRPr="00165EC9" w:rsidRDefault="00165EC9" w:rsidP="00165EC9">
      <w:pPr>
        <w:ind w:left="720" w:firstLine="0"/>
        <w:jc w:val="left"/>
        <w:rPr>
          <w:sz w:val="16"/>
          <w:szCs w:val="16"/>
        </w:rPr>
      </w:pPr>
      <w:r w:rsidRPr="00165EC9">
        <w:rPr>
          <w:sz w:val="16"/>
          <w:szCs w:val="16"/>
        </w:rPr>
        <w:t xml:space="preserve">    #</w:t>
      </w:r>
      <w:r w:rsidRPr="0069297E">
        <w:rPr>
          <w:b/>
          <w:sz w:val="16"/>
          <w:szCs w:val="16"/>
        </w:rPr>
        <w:t>'lambda_solution_wave_stack_H_m130429_0224-0249.fits',</w:t>
      </w:r>
    </w:p>
    <w:p w14:paraId="6ABC9395" w14:textId="77777777" w:rsidR="00165EC9" w:rsidRPr="00165EC9" w:rsidRDefault="00165EC9" w:rsidP="00165EC9">
      <w:pPr>
        <w:ind w:left="720" w:firstLine="0"/>
        <w:jc w:val="left"/>
        <w:rPr>
          <w:sz w:val="16"/>
          <w:szCs w:val="16"/>
        </w:rPr>
      </w:pPr>
      <w:r w:rsidRPr="00165EC9">
        <w:rPr>
          <w:sz w:val="16"/>
          <w:szCs w:val="16"/>
        </w:rPr>
        <w:t xml:space="preserve">    #maskname, band, waveops)</w:t>
      </w:r>
    </w:p>
    <w:p w14:paraId="5F76B1AA" w14:textId="77777777" w:rsidR="00165EC9" w:rsidRPr="00165EC9" w:rsidRDefault="00165EC9" w:rsidP="00165EC9">
      <w:pPr>
        <w:ind w:left="720" w:firstLine="0"/>
        <w:jc w:val="left"/>
        <w:rPr>
          <w:sz w:val="16"/>
          <w:szCs w:val="16"/>
        </w:rPr>
      </w:pPr>
    </w:p>
    <w:p w14:paraId="678AAE3B" w14:textId="77777777" w:rsidR="00165EC9" w:rsidRPr="00165EC9" w:rsidRDefault="00165EC9" w:rsidP="00165EC9">
      <w:pPr>
        <w:ind w:left="720" w:firstLine="0"/>
        <w:jc w:val="left"/>
        <w:rPr>
          <w:sz w:val="16"/>
          <w:szCs w:val="16"/>
        </w:rPr>
      </w:pPr>
      <w:r w:rsidRPr="00165EC9">
        <w:rPr>
          <w:sz w:val="16"/>
          <w:szCs w:val="16"/>
        </w:rPr>
        <w:t>redfiles = ["eps_" + file + ".fits" for file in obsfiles]</w:t>
      </w:r>
    </w:p>
    <w:p w14:paraId="4E4B07B7" w14:textId="77777777" w:rsidR="00165EC9" w:rsidRPr="00165EC9" w:rsidRDefault="00165EC9" w:rsidP="00165EC9">
      <w:pPr>
        <w:ind w:left="720" w:firstLine="0"/>
        <w:jc w:val="left"/>
        <w:rPr>
          <w:sz w:val="16"/>
          <w:szCs w:val="16"/>
        </w:rPr>
      </w:pPr>
      <w:r w:rsidRPr="00165EC9">
        <w:rPr>
          <w:sz w:val="16"/>
          <w:szCs w:val="16"/>
        </w:rPr>
        <w:t>#Rectify.handle_rectification(maskname, redfiles,</w:t>
      </w:r>
    </w:p>
    <w:p w14:paraId="2F73E21B" w14:textId="77777777" w:rsidR="00165EC9" w:rsidRPr="003C42AF" w:rsidRDefault="00165EC9" w:rsidP="00165EC9">
      <w:pPr>
        <w:ind w:left="720" w:firstLine="0"/>
        <w:jc w:val="left"/>
        <w:rPr>
          <w:b/>
          <w:sz w:val="16"/>
          <w:szCs w:val="16"/>
        </w:rPr>
      </w:pPr>
      <w:r w:rsidRPr="00165EC9">
        <w:rPr>
          <w:sz w:val="16"/>
          <w:szCs w:val="16"/>
        </w:rPr>
        <w:t xml:space="preserve">#   </w:t>
      </w:r>
      <w:r w:rsidRPr="003C42AF">
        <w:rPr>
          <w:b/>
          <w:sz w:val="16"/>
          <w:szCs w:val="16"/>
        </w:rPr>
        <w:t xml:space="preserve"> "lambda_solution_wave_stack_H_m130429_0224-0249.fits",</w:t>
      </w:r>
    </w:p>
    <w:p w14:paraId="0BB5EB7F" w14:textId="77777777" w:rsidR="00165EC9" w:rsidRPr="00165EC9" w:rsidRDefault="00165EC9" w:rsidP="00165EC9">
      <w:pPr>
        <w:ind w:left="720" w:firstLine="0"/>
        <w:jc w:val="left"/>
        <w:rPr>
          <w:sz w:val="16"/>
          <w:szCs w:val="16"/>
        </w:rPr>
      </w:pPr>
      <w:r w:rsidRPr="00165EC9">
        <w:rPr>
          <w:sz w:val="16"/>
          <w:szCs w:val="16"/>
        </w:rPr>
        <w:t xml:space="preserve">#    band, </w:t>
      </w:r>
    </w:p>
    <w:p w14:paraId="5D1817C4" w14:textId="77777777" w:rsidR="00165EC9" w:rsidRPr="003C42AF" w:rsidRDefault="00165EC9" w:rsidP="00165EC9">
      <w:pPr>
        <w:ind w:left="720" w:firstLine="0"/>
        <w:jc w:val="left"/>
        <w:rPr>
          <w:b/>
          <w:sz w:val="16"/>
          <w:szCs w:val="16"/>
        </w:rPr>
      </w:pPr>
      <w:r w:rsidRPr="00165EC9">
        <w:rPr>
          <w:sz w:val="16"/>
          <w:szCs w:val="16"/>
        </w:rPr>
        <w:t xml:space="preserve">#    </w:t>
      </w:r>
      <w:r w:rsidRPr="003C42AF">
        <w:rPr>
          <w:b/>
          <w:sz w:val="16"/>
          <w:szCs w:val="16"/>
        </w:rPr>
        <w:t>"/scr2/npk/mosfire/2013apr29/m130429_0224.fits",</w:t>
      </w:r>
    </w:p>
    <w:p w14:paraId="00548FA0" w14:textId="77777777" w:rsidR="00165EC9" w:rsidRPr="00165EC9" w:rsidRDefault="00165EC9" w:rsidP="00165EC9">
      <w:pPr>
        <w:ind w:left="720" w:firstLine="0"/>
        <w:jc w:val="left"/>
        <w:rPr>
          <w:sz w:val="16"/>
          <w:szCs w:val="16"/>
        </w:rPr>
      </w:pPr>
      <w:r w:rsidRPr="00165EC9">
        <w:rPr>
          <w:sz w:val="16"/>
          <w:szCs w:val="16"/>
        </w:rPr>
        <w:t>#    waveops)</w:t>
      </w:r>
    </w:p>
    <w:p w14:paraId="4716A34C" w14:textId="77777777" w:rsidR="00165EC9" w:rsidRPr="00165EC9" w:rsidRDefault="00165EC9" w:rsidP="00165EC9">
      <w:pPr>
        <w:ind w:left="720" w:firstLine="0"/>
        <w:jc w:val="left"/>
        <w:rPr>
          <w:sz w:val="16"/>
          <w:szCs w:val="16"/>
        </w:rPr>
      </w:pPr>
      <w:r w:rsidRPr="00165EC9">
        <w:rPr>
          <w:sz w:val="16"/>
          <w:szCs w:val="16"/>
        </w:rPr>
        <w:t>#</w:t>
      </w:r>
    </w:p>
    <w:p w14:paraId="4A8380F6" w14:textId="77777777" w:rsidR="00BB7918" w:rsidRDefault="00BB7918" w:rsidP="00BB7918">
      <w:pPr>
        <w:ind w:firstLine="0"/>
        <w:jc w:val="left"/>
      </w:pPr>
    </w:p>
    <w:p w14:paraId="31F74A3D" w14:textId="77777777" w:rsidR="007741F2" w:rsidRDefault="00165EC9" w:rsidP="00165EC9">
      <w:pPr>
        <w:ind w:firstLine="0"/>
      </w:pPr>
      <w:r>
        <w:t>To set up your driver file do the following</w:t>
      </w:r>
    </w:p>
    <w:p w14:paraId="76E7DD13" w14:textId="77777777" w:rsidR="00165EC9" w:rsidRDefault="00165EC9" w:rsidP="00165EC9">
      <w:pPr>
        <w:ind w:firstLine="0"/>
      </w:pPr>
    </w:p>
    <w:p w14:paraId="381916B7" w14:textId="77777777" w:rsidR="00165EC9" w:rsidRDefault="00165EC9" w:rsidP="00C639A9">
      <w:pPr>
        <w:pStyle w:val="ListParagraph"/>
        <w:numPr>
          <w:ilvl w:val="0"/>
          <w:numId w:val="16"/>
        </w:numPr>
        <w:jc w:val="left"/>
      </w:pPr>
      <w:r>
        <w:t xml:space="preserve">Navigate to the desired output directory created by handle: </w:t>
      </w:r>
    </w:p>
    <w:p w14:paraId="35894B37" w14:textId="77777777" w:rsidR="00C639A9" w:rsidRDefault="00C639A9" w:rsidP="00165EC9">
      <w:pPr>
        <w:ind w:left="1420" w:firstLine="0"/>
        <w:jc w:val="left"/>
      </w:pPr>
      <w:r>
        <w:t xml:space="preserve">cd </w:t>
      </w:r>
      <w:r w:rsidR="00165EC9">
        <w:t>~/MOSFIRE/DRP_CODE/REDUX/testmask</w:t>
      </w:r>
      <w:r w:rsidRPr="007B120E">
        <w:t>/2013sep24/H</w:t>
      </w:r>
    </w:p>
    <w:p w14:paraId="6F17438F" w14:textId="77777777" w:rsidR="002D2E8B" w:rsidRDefault="00165EC9" w:rsidP="002D2E8B">
      <w:pPr>
        <w:pStyle w:val="ListParagraph"/>
        <w:numPr>
          <w:ilvl w:val="0"/>
          <w:numId w:val="16"/>
        </w:numPr>
        <w:jc w:val="left"/>
      </w:pPr>
      <w:r>
        <w:t>Copy the appropriate driver file:</w:t>
      </w:r>
    </w:p>
    <w:p w14:paraId="6A87C932" w14:textId="77777777" w:rsidR="002D2E8B" w:rsidRDefault="00165EC9" w:rsidP="002D2E8B">
      <w:pPr>
        <w:pStyle w:val="ListParagraph"/>
        <w:numPr>
          <w:ilvl w:val="1"/>
          <w:numId w:val="16"/>
        </w:numPr>
        <w:jc w:val="left"/>
      </w:pPr>
      <w:r>
        <w:t>cp ~</w:t>
      </w:r>
      <w:r w:rsidR="00C639A9" w:rsidRPr="007B120E">
        <w:t>/</w:t>
      </w:r>
      <w:r w:rsidRPr="00165EC9">
        <w:t xml:space="preserve"> </w:t>
      </w:r>
      <w:r>
        <w:t>MOSFIRE/DRP_CODE/</w:t>
      </w:r>
      <w:r w:rsidR="00C639A9" w:rsidRPr="007B120E">
        <w:t>drivers/Driver.py .</w:t>
      </w:r>
      <w:r w:rsidR="00C639A9">
        <w:t xml:space="preserve"> </w:t>
      </w:r>
    </w:p>
    <w:p w14:paraId="763E73EE" w14:textId="77777777" w:rsidR="00165EC9" w:rsidRDefault="00C639A9" w:rsidP="002D2E8B">
      <w:pPr>
        <w:pStyle w:val="ListParagraph"/>
        <w:numPr>
          <w:ilvl w:val="1"/>
          <w:numId w:val="16"/>
        </w:numPr>
        <w:jc w:val="left"/>
      </w:pPr>
      <w:r w:rsidRPr="002D2E8B">
        <w:rPr>
          <w:i/>
        </w:rPr>
        <w:t xml:space="preserve">NOTE: </w:t>
      </w:r>
      <w:r>
        <w:t>If you are observing a K band mask you’ll want to copy the K_driver.py file over.</w:t>
      </w:r>
    </w:p>
    <w:p w14:paraId="54F25976" w14:textId="77777777" w:rsidR="00165EC9" w:rsidRDefault="00165EC9" w:rsidP="00165EC9">
      <w:pPr>
        <w:pStyle w:val="ListParagraph"/>
        <w:numPr>
          <w:ilvl w:val="0"/>
          <w:numId w:val="16"/>
        </w:numPr>
        <w:jc w:val="left"/>
      </w:pPr>
      <w:r>
        <w:t>Edit driver.py (see bold text in driver file example)</w:t>
      </w:r>
    </w:p>
    <w:p w14:paraId="705EE233" w14:textId="77777777" w:rsidR="00165EC9" w:rsidRDefault="00165EC9" w:rsidP="00165EC9">
      <w:pPr>
        <w:pStyle w:val="ListParagraph"/>
        <w:numPr>
          <w:ilvl w:val="1"/>
          <w:numId w:val="16"/>
        </w:numPr>
        <w:jc w:val="left"/>
      </w:pPr>
      <w:r>
        <w:t xml:space="preserve">Update maskname </w:t>
      </w:r>
    </w:p>
    <w:p w14:paraId="0318B2AC" w14:textId="77777777" w:rsidR="00165EC9" w:rsidRDefault="00165EC9" w:rsidP="00165EC9">
      <w:pPr>
        <w:pStyle w:val="ListParagraph"/>
        <w:numPr>
          <w:ilvl w:val="1"/>
          <w:numId w:val="16"/>
        </w:numPr>
        <w:jc w:val="left"/>
      </w:pPr>
      <w:r>
        <w:t>Update band to be Y,J,H</w:t>
      </w:r>
    </w:p>
    <w:p w14:paraId="658B1293" w14:textId="77777777" w:rsidR="00093CE8" w:rsidRDefault="00093CE8" w:rsidP="00165EC9">
      <w:pPr>
        <w:pStyle w:val="ListParagraph"/>
        <w:numPr>
          <w:ilvl w:val="1"/>
          <w:numId w:val="16"/>
        </w:numPr>
        <w:jc w:val="left"/>
      </w:pPr>
      <w:r>
        <w:t xml:space="preserve">Update the Offset_#.txt name. Handle creates offset files with names that are specific to the nod throw. The default driver file uses 1.5 arcsec offsets in the file name. </w:t>
      </w:r>
    </w:p>
    <w:p w14:paraId="2354840C" w14:textId="77777777" w:rsidR="00990BC2" w:rsidRDefault="00990BC2" w:rsidP="00990BC2">
      <w:pPr>
        <w:jc w:val="left"/>
      </w:pPr>
    </w:p>
    <w:p w14:paraId="7C5A8763" w14:textId="77777777" w:rsidR="00990BC2" w:rsidRDefault="00990BC2" w:rsidP="00990BC2">
      <w:pPr>
        <w:jc w:val="left"/>
      </w:pPr>
      <w:r>
        <w:t xml:space="preserve">In the sections that follow, we will describe the function and outputs of the commented </w:t>
      </w:r>
      <w:r w:rsidR="00C46AED">
        <w:t>lines found in the driver file starting with the creation of flats.</w:t>
      </w:r>
      <w:r>
        <w:t xml:space="preserve"> </w:t>
      </w:r>
    </w:p>
    <w:p w14:paraId="3808E8A9" w14:textId="77777777" w:rsidR="00B5186B" w:rsidRDefault="00B5186B" w:rsidP="00990BC2">
      <w:pPr>
        <w:jc w:val="left"/>
      </w:pPr>
      <w:r>
        <w:t xml:space="preserve">If you prefer to override the standard naming convention of the output files, you can specify </w:t>
      </w:r>
    </w:p>
    <w:p w14:paraId="48D2736F" w14:textId="77777777" w:rsidR="00B5186B" w:rsidRDefault="00B5186B" w:rsidP="00B5186B">
      <w:pPr>
        <w:jc w:val="left"/>
      </w:pPr>
      <w:r>
        <w:t xml:space="preserve">target = “targetname” </w:t>
      </w:r>
    </w:p>
    <w:p w14:paraId="4CA35392" w14:textId="77777777" w:rsidR="003110ED" w:rsidRDefault="00B5186B" w:rsidP="003110ED">
      <w:pPr>
        <w:jc w:val="left"/>
      </w:pPr>
      <w:r>
        <w:t xml:space="preserve">at the beginning of the driver file. If you do so, remember to also add target=target to both the </w:t>
      </w:r>
      <w:r w:rsidR="003110ED">
        <w:t>Background and Rectify steps. Example:</w:t>
      </w:r>
    </w:p>
    <w:p w14:paraId="30C9F79C" w14:textId="77777777" w:rsidR="003110ED" w:rsidRDefault="003110ED" w:rsidP="003110ED">
      <w:pPr>
        <w:jc w:val="left"/>
      </w:pPr>
      <w:r>
        <w:t>Background.handle_background(obsfiles,</w:t>
      </w:r>
    </w:p>
    <w:p w14:paraId="4F2CE0E8" w14:textId="77777777" w:rsidR="003110ED" w:rsidRDefault="003110ED" w:rsidP="003110ED">
      <w:pPr>
        <w:jc w:val="left"/>
      </w:pPr>
      <w:r>
        <w:t xml:space="preserve">    'lambda_solution_wave_stack_H_m150428_0091-0091.fits',</w:t>
      </w:r>
    </w:p>
    <w:p w14:paraId="07BCF7D4" w14:textId="77777777" w:rsidR="003110ED" w:rsidRDefault="003110ED" w:rsidP="003110ED">
      <w:pPr>
        <w:jc w:val="left"/>
      </w:pPr>
      <w:r>
        <w:t xml:space="preserve">    maskname, band, waveops, target=target)</w:t>
      </w:r>
    </w:p>
    <w:p w14:paraId="777C47CB" w14:textId="77777777" w:rsidR="003110ED" w:rsidRDefault="003110ED" w:rsidP="003110ED">
      <w:pPr>
        <w:jc w:val="left"/>
      </w:pPr>
    </w:p>
    <w:p w14:paraId="75DB3765" w14:textId="77777777" w:rsidR="00742934" w:rsidRDefault="00742934" w:rsidP="00742934">
      <w:pPr>
        <w:pStyle w:val="Heading1"/>
      </w:pPr>
      <w:r>
        <w:t>Flats</w:t>
      </w:r>
      <w:r w:rsidR="00C46AED">
        <w:t xml:space="preserve"> </w:t>
      </w:r>
    </w:p>
    <w:p w14:paraId="75E9193F" w14:textId="77777777" w:rsidR="005B54F7" w:rsidRDefault="005B54F7" w:rsidP="00742934">
      <w:pPr>
        <w:pStyle w:val="Firstparagraph"/>
      </w:pPr>
      <w:r>
        <w:t xml:space="preserve">The first action the driver file will take is to </w:t>
      </w:r>
      <w:r w:rsidR="00742934">
        <w:t xml:space="preserve">generate a pixel flat and slit edge tracing. </w:t>
      </w:r>
      <w:r>
        <w:t>To initiate the flat generation, u</w:t>
      </w:r>
      <w:r w:rsidR="00742934">
        <w:t xml:space="preserve">ncomment the line </w:t>
      </w:r>
      <w:r>
        <w:t xml:space="preserve">below in the </w:t>
      </w:r>
    </w:p>
    <w:p w14:paraId="0A7A73F6" w14:textId="77777777" w:rsidR="005B54F7" w:rsidRDefault="005B54F7" w:rsidP="005B54F7">
      <w:pPr>
        <w:pStyle w:val="Firstparagraph"/>
        <w:numPr>
          <w:ilvl w:val="0"/>
          <w:numId w:val="39"/>
        </w:numPr>
      </w:pPr>
      <w:r>
        <w:t xml:space="preserve">Driver.py file: </w:t>
      </w:r>
    </w:p>
    <w:p w14:paraId="16BF5167" w14:textId="77777777" w:rsidR="005B54F7" w:rsidRPr="009C2EE8" w:rsidRDefault="005B54F7" w:rsidP="005B54F7">
      <w:pPr>
        <w:pStyle w:val="Firstparagraph"/>
        <w:ind w:left="1080"/>
        <w:rPr>
          <w:rFonts w:ascii="Courier" w:hAnsi="Courier"/>
          <w:sz w:val="18"/>
          <w:szCs w:val="18"/>
        </w:rPr>
      </w:pPr>
      <w:r w:rsidRPr="009C2EE8">
        <w:rPr>
          <w:rFonts w:ascii="Courier" w:hAnsi="Courier"/>
          <w:sz w:val="18"/>
          <w:szCs w:val="18"/>
        </w:rPr>
        <w:t xml:space="preserve">#Flats.handle_flats('Flat.txt', maskname, band, flatops)    </w:t>
      </w:r>
    </w:p>
    <w:p w14:paraId="44A29643" w14:textId="77777777" w:rsidR="005B54F7" w:rsidRDefault="005B54F7" w:rsidP="005B54F7">
      <w:pPr>
        <w:pStyle w:val="Firstparagraph"/>
        <w:numPr>
          <w:ilvl w:val="0"/>
          <w:numId w:val="39"/>
        </w:numPr>
      </w:pPr>
      <w:r>
        <w:t xml:space="preserve">and in your xterm run the DRP </w:t>
      </w:r>
    </w:p>
    <w:p w14:paraId="2C6B6ADF" w14:textId="77777777" w:rsidR="00742934" w:rsidRPr="009C2EE8" w:rsidRDefault="005B54F7" w:rsidP="005B54F7">
      <w:pPr>
        <w:pStyle w:val="Firstparagraph"/>
        <w:ind w:left="1080"/>
        <w:rPr>
          <w:rFonts w:ascii="Courier" w:hAnsi="Courier"/>
          <w:sz w:val="18"/>
          <w:szCs w:val="18"/>
        </w:rPr>
      </w:pPr>
      <w:r>
        <w:lastRenderedPageBreak/>
        <w:t xml:space="preserve"> </w:t>
      </w:r>
      <w:r w:rsidRPr="009C2EE8">
        <w:rPr>
          <w:rFonts w:ascii="Courier" w:hAnsi="Courier"/>
          <w:sz w:val="18"/>
          <w:szCs w:val="18"/>
        </w:rPr>
        <w:t xml:space="preserve">&gt; mospy Driver.py </w:t>
      </w:r>
    </w:p>
    <w:p w14:paraId="2FEFC162" w14:textId="77777777" w:rsidR="005B54F7" w:rsidRDefault="005B54F7" w:rsidP="005B54F7"/>
    <w:p w14:paraId="1BDA944F" w14:textId="77777777" w:rsidR="005B54F7" w:rsidRPr="005B54F7" w:rsidRDefault="005B54F7" w:rsidP="005B54F7">
      <w:pPr>
        <w:ind w:firstLine="0"/>
      </w:pPr>
      <w:r>
        <w:t>Example output from the xterm session</w:t>
      </w:r>
    </w:p>
    <w:p w14:paraId="2B786E05" w14:textId="77777777" w:rsidR="006E071D" w:rsidRDefault="009C2EE8" w:rsidP="006E071D">
      <w:pPr>
        <w:pStyle w:val="Quote"/>
        <w:jc w:val="left"/>
      </w:pPr>
      <w:r>
        <w:t xml:space="preserve">&gt; </w:t>
      </w:r>
      <w:r w:rsidR="00742934" w:rsidRPr="00742934">
        <w:t>mospy Driver.py</w:t>
      </w:r>
      <w:r w:rsidR="00742934">
        <w:br/>
      </w:r>
      <w:r w:rsidR="006E071D">
        <w:t>… Truncated output …</w:t>
      </w:r>
      <w:r w:rsidR="006E071D">
        <w:br/>
        <w:t>Flat written to combflat_2d_H.fits</w:t>
      </w:r>
    </w:p>
    <w:p w14:paraId="46218F0E" w14:textId="77777777" w:rsidR="006E071D" w:rsidRDefault="006E071D" w:rsidP="006E071D">
      <w:pPr>
        <w:pStyle w:val="Quote"/>
        <w:jc w:val="left"/>
      </w:pPr>
      <w:r>
        <w:t>00] Finding Slit Edges for BX113 ending at 1901. Slit composed of 3 CSU slits</w:t>
      </w:r>
    </w:p>
    <w:p w14:paraId="1079F2BE" w14:textId="77777777" w:rsidR="006E071D" w:rsidRDefault="006E071D" w:rsidP="006E071D">
      <w:pPr>
        <w:pStyle w:val="Quote"/>
        <w:jc w:val="left"/>
      </w:pPr>
      <w:r>
        <w:t>01] Finding Slit Edges for BX129 ending at 1812. Slit composed of 2 CSU slits</w:t>
      </w:r>
    </w:p>
    <w:p w14:paraId="316210A8" w14:textId="77777777" w:rsidR="006E071D" w:rsidRDefault="006E071D" w:rsidP="006E071D">
      <w:pPr>
        <w:pStyle w:val="Quote"/>
        <w:jc w:val="left"/>
      </w:pPr>
      <w:r>
        <w:t>02] Finding Slit Edges for xS15 ending at 1768. Slit composed of 1 CSU slits</w:t>
      </w:r>
    </w:p>
    <w:p w14:paraId="1A25C843" w14:textId="77777777" w:rsidR="006E071D" w:rsidRDefault="006E071D" w:rsidP="006E071D">
      <w:pPr>
        <w:pStyle w:val="Quote"/>
        <w:jc w:val="left"/>
      </w:pPr>
      <w:r>
        <w:t>Skipping (wavelength pixel): 10</w:t>
      </w:r>
    </w:p>
    <w:p w14:paraId="368073E7" w14:textId="77777777" w:rsidR="00742934" w:rsidRDefault="006E071D" w:rsidP="006E071D">
      <w:pPr>
        <w:pStyle w:val="Quote"/>
        <w:jc w:val="left"/>
      </w:pPr>
      <w:r>
        <w:t>03] Finding Slit Edges for BX131 ending at 1680. Slit composed of 2 CSU slits</w:t>
      </w:r>
    </w:p>
    <w:p w14:paraId="78EB3C48" w14:textId="77777777" w:rsidR="005B54F7" w:rsidRDefault="005B54F7" w:rsidP="006E071D"/>
    <w:p w14:paraId="73748E6A" w14:textId="77777777" w:rsidR="005E51A7" w:rsidRDefault="005E51A7" w:rsidP="005E51A7"/>
    <w:p w14:paraId="598866E0" w14:textId="77777777" w:rsidR="005B54F7" w:rsidRDefault="005E51A7" w:rsidP="005E51A7">
      <w:pPr>
        <w:ind w:firstLine="0"/>
      </w:pPr>
      <w:r>
        <w:t xml:space="preserve">The slit names output to the screen should look familiar as they originated from the mask design process. </w:t>
      </w:r>
      <w:r w:rsidR="005B54F7">
        <w:t>The output files from this process are the following:</w:t>
      </w:r>
    </w:p>
    <w:p w14:paraId="60DF8EA4" w14:textId="77777777" w:rsidR="005E51A7" w:rsidRDefault="005E51A7" w:rsidP="005E51A7"/>
    <w:tbl>
      <w:tblPr>
        <w:tblStyle w:val="TableGrid"/>
        <w:tblW w:w="0" w:type="auto"/>
        <w:tblLook w:val="04A0" w:firstRow="1" w:lastRow="0" w:firstColumn="1" w:lastColumn="0" w:noHBand="0" w:noVBand="1"/>
      </w:tblPr>
      <w:tblGrid>
        <w:gridCol w:w="3786"/>
        <w:gridCol w:w="3786"/>
      </w:tblGrid>
      <w:tr w:rsidR="005E51A7" w14:paraId="7CD42BBD" w14:textId="77777777" w:rsidTr="003B662F">
        <w:trPr>
          <w:cnfStyle w:val="100000000000" w:firstRow="1" w:lastRow="0" w:firstColumn="0" w:lastColumn="0" w:oddVBand="0" w:evenVBand="0" w:oddHBand="0" w:evenHBand="0" w:firstRowFirstColumn="0" w:firstRowLastColumn="0" w:lastRowFirstColumn="0" w:lastRowLastColumn="0"/>
        </w:trPr>
        <w:tc>
          <w:tcPr>
            <w:tcW w:w="3786" w:type="dxa"/>
          </w:tcPr>
          <w:p w14:paraId="7B701FA9" w14:textId="77777777" w:rsidR="005E51A7" w:rsidRDefault="005E51A7" w:rsidP="003B662F">
            <w:r>
              <w:t>Filename</w:t>
            </w:r>
          </w:p>
        </w:tc>
        <w:tc>
          <w:tcPr>
            <w:tcW w:w="3786" w:type="dxa"/>
          </w:tcPr>
          <w:p w14:paraId="177BA0CA" w14:textId="77777777" w:rsidR="005E51A7" w:rsidRDefault="005E51A7" w:rsidP="003B662F">
            <w:r>
              <w:t>Contains</w:t>
            </w:r>
          </w:p>
        </w:tc>
      </w:tr>
    </w:tbl>
    <w:p w14:paraId="729EE100" w14:textId="77777777" w:rsidR="005E51A7" w:rsidRDefault="005E51A7" w:rsidP="005E51A7">
      <w:pPr>
        <w:ind w:firstLine="0"/>
      </w:pPr>
    </w:p>
    <w:p w14:paraId="542ABA34" w14:textId="77777777" w:rsidR="005B54F7" w:rsidRPr="005E51A7" w:rsidRDefault="005B54F7" w:rsidP="005E51A7">
      <w:pPr>
        <w:ind w:left="2070" w:hanging="2070"/>
        <w:rPr>
          <w:sz w:val="18"/>
          <w:szCs w:val="18"/>
        </w:rPr>
      </w:pPr>
      <w:r w:rsidRPr="005E51A7">
        <w:rPr>
          <w:sz w:val="18"/>
          <w:szCs w:val="18"/>
        </w:rPr>
        <w:t xml:space="preserve">combflat_2d_J.fits  </w:t>
      </w:r>
      <w:r w:rsidR="00DE1664" w:rsidRPr="005E51A7">
        <w:rPr>
          <w:sz w:val="18"/>
          <w:szCs w:val="18"/>
        </w:rPr>
        <w:tab/>
        <w:t>F</w:t>
      </w:r>
      <w:r w:rsidRPr="005E51A7">
        <w:rPr>
          <w:sz w:val="18"/>
          <w:szCs w:val="18"/>
        </w:rPr>
        <w:t>ITS image of the flats</w:t>
      </w:r>
    </w:p>
    <w:p w14:paraId="06364AD0" w14:textId="77777777" w:rsidR="005B54F7" w:rsidRPr="005E51A7" w:rsidRDefault="005B54F7" w:rsidP="00DE1664">
      <w:pPr>
        <w:ind w:left="2070" w:hanging="2070"/>
        <w:rPr>
          <w:sz w:val="18"/>
          <w:szCs w:val="18"/>
        </w:rPr>
      </w:pPr>
      <w:r w:rsidRPr="005E51A7">
        <w:rPr>
          <w:sz w:val="18"/>
          <w:szCs w:val="18"/>
        </w:rPr>
        <w:t>flatcombine.lst</w:t>
      </w:r>
      <w:r w:rsidR="00DE1664" w:rsidRPr="005E51A7">
        <w:rPr>
          <w:sz w:val="18"/>
          <w:szCs w:val="18"/>
        </w:rPr>
        <w:t xml:space="preserve">       </w:t>
      </w:r>
      <w:r w:rsidR="00DE1664" w:rsidRPr="005E51A7">
        <w:rPr>
          <w:sz w:val="18"/>
          <w:szCs w:val="18"/>
        </w:rPr>
        <w:tab/>
        <w:t>The list of files used in the creation of the flat. Contains the full path name to the files.</w:t>
      </w:r>
    </w:p>
    <w:p w14:paraId="6BE0D2F2" w14:textId="77777777" w:rsidR="005B54F7" w:rsidRPr="005E51A7" w:rsidRDefault="005B54F7" w:rsidP="00DE1664">
      <w:pPr>
        <w:ind w:left="2070" w:hanging="2070"/>
        <w:rPr>
          <w:sz w:val="18"/>
          <w:szCs w:val="18"/>
        </w:rPr>
      </w:pPr>
      <w:r w:rsidRPr="005E51A7">
        <w:rPr>
          <w:sz w:val="18"/>
          <w:szCs w:val="18"/>
        </w:rPr>
        <w:t>pixelflat_2d_J.fits</w:t>
      </w:r>
      <w:r w:rsidR="00DE1664" w:rsidRPr="005E51A7">
        <w:rPr>
          <w:sz w:val="18"/>
          <w:szCs w:val="18"/>
        </w:rPr>
        <w:t xml:space="preserve">   </w:t>
      </w:r>
      <w:r w:rsidR="00DE1664" w:rsidRPr="005E51A7">
        <w:rPr>
          <w:sz w:val="18"/>
          <w:szCs w:val="18"/>
        </w:rPr>
        <w:tab/>
        <w:t>FITS image of the normalized flat. This is the flat used in other redution steps.</w:t>
      </w:r>
    </w:p>
    <w:p w14:paraId="2B096F66" w14:textId="77777777" w:rsidR="005B54F7" w:rsidRPr="005E51A7" w:rsidRDefault="005B54F7" w:rsidP="00DE1664">
      <w:pPr>
        <w:ind w:left="2070" w:hanging="2070"/>
        <w:rPr>
          <w:sz w:val="18"/>
          <w:szCs w:val="18"/>
        </w:rPr>
      </w:pPr>
      <w:r w:rsidRPr="005E51A7">
        <w:rPr>
          <w:sz w:val="18"/>
          <w:szCs w:val="18"/>
        </w:rPr>
        <w:t>slit-edges_J.npy</w:t>
      </w:r>
      <w:r w:rsidR="00DE1664" w:rsidRPr="005E51A7">
        <w:rPr>
          <w:sz w:val="18"/>
          <w:szCs w:val="18"/>
        </w:rPr>
        <w:t xml:space="preserve">      </w:t>
      </w:r>
      <w:r w:rsidR="00DE1664" w:rsidRPr="005E51A7">
        <w:rPr>
          <w:sz w:val="18"/>
          <w:szCs w:val="18"/>
        </w:rPr>
        <w:tab/>
        <w:t>File containing the slit edge information</w:t>
      </w:r>
    </w:p>
    <w:p w14:paraId="24035BAC" w14:textId="77777777" w:rsidR="005B54F7" w:rsidRDefault="005B54F7" w:rsidP="00DE1664">
      <w:pPr>
        <w:ind w:left="2070" w:hanging="2070"/>
      </w:pPr>
      <w:r w:rsidRPr="005E51A7">
        <w:rPr>
          <w:sz w:val="18"/>
          <w:szCs w:val="18"/>
        </w:rPr>
        <w:t>slit-edges_J.reg</w:t>
      </w:r>
      <w:r w:rsidR="00DE1664" w:rsidRPr="005E51A7">
        <w:rPr>
          <w:sz w:val="18"/>
          <w:szCs w:val="18"/>
        </w:rPr>
        <w:t xml:space="preserve">   </w:t>
      </w:r>
      <w:r w:rsidR="00DE1664" w:rsidRPr="005E51A7">
        <w:rPr>
          <w:sz w:val="18"/>
          <w:szCs w:val="18"/>
        </w:rPr>
        <w:tab/>
        <w:t>DS9 regions file that may be overlayed to show the locations of the slits.</w:t>
      </w:r>
    </w:p>
    <w:p w14:paraId="2FE09121" w14:textId="77777777" w:rsidR="005E51A7" w:rsidRDefault="005E51A7" w:rsidP="006E071D"/>
    <w:p w14:paraId="552C68F1" w14:textId="77777777" w:rsidR="006E071D" w:rsidRDefault="00DE1664" w:rsidP="006E071D">
      <w:r>
        <w:t xml:space="preserve">At the end, </w:t>
      </w:r>
      <w:r w:rsidR="006E071D">
        <w:t xml:space="preserve">check the output in </w:t>
      </w:r>
      <w:r w:rsidR="005E51A7">
        <w:t>ds9. For example:</w:t>
      </w:r>
    </w:p>
    <w:p w14:paraId="23C2CA1B" w14:textId="77777777" w:rsidR="006E071D" w:rsidRDefault="003C42AF" w:rsidP="006E071D">
      <w:pPr>
        <w:pStyle w:val="Quote"/>
      </w:pPr>
      <w:r>
        <w:t xml:space="preserve">&gt; </w:t>
      </w:r>
      <w:r w:rsidR="006E071D" w:rsidRPr="006E071D">
        <w:t>ds9 pixelflat_2d_H.fits -region slit-edges_H.reg</w:t>
      </w:r>
    </w:p>
    <w:p w14:paraId="02D03E83" w14:textId="77777777" w:rsidR="005B54F7" w:rsidRPr="005B54F7" w:rsidRDefault="005B54F7" w:rsidP="005E51A7">
      <w:pPr>
        <w:ind w:firstLine="0"/>
      </w:pPr>
    </w:p>
    <w:p w14:paraId="09FACCC2" w14:textId="77777777" w:rsidR="006E071D" w:rsidRDefault="00F4265B" w:rsidP="006E071D">
      <w:r>
        <w:t xml:space="preserve">The </w:t>
      </w:r>
      <w:r w:rsidR="00DE1664">
        <w:t>regions file overlayed on the pixelflat image</w:t>
      </w:r>
      <w:r>
        <w:t xml:space="preserve"> should look something like:</w:t>
      </w:r>
    </w:p>
    <w:p w14:paraId="758DE58C" w14:textId="77777777" w:rsidR="00F4265B" w:rsidRDefault="00F4265B" w:rsidP="006E071D">
      <w:r>
        <w:lastRenderedPageBreak/>
        <w:drawing>
          <wp:inline distT="0" distB="0" distL="0" distR="0" wp14:anchorId="56051571" wp14:editId="1C147CD9">
            <wp:extent cx="3644715" cy="3659794"/>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4929" cy="3660009"/>
                    </a:xfrm>
                    <a:prstGeom prst="rect">
                      <a:avLst/>
                    </a:prstGeom>
                    <a:noFill/>
                    <a:ln>
                      <a:noFill/>
                    </a:ln>
                  </pic:spPr>
                </pic:pic>
              </a:graphicData>
            </a:graphic>
          </wp:inline>
        </w:drawing>
      </w:r>
    </w:p>
    <w:p w14:paraId="5FAC3019" w14:textId="77777777" w:rsidR="00F4265B" w:rsidRDefault="00F4265B" w:rsidP="006E071D">
      <w:r>
        <w:t>The green lines must trace the edge of the slit. If they don’t, then the flat step failed. All values should be around 1.0. There are some big features in the detector that you will become familiar with over time.</w:t>
      </w:r>
    </w:p>
    <w:p w14:paraId="6BBE1090" w14:textId="77777777" w:rsidR="00431EF2" w:rsidRDefault="00431EF2" w:rsidP="00431EF2">
      <w:pPr>
        <w:pStyle w:val="Heading2"/>
      </w:pPr>
      <w:r>
        <w:t>K-band flats</w:t>
      </w:r>
    </w:p>
    <w:p w14:paraId="758E4A36" w14:textId="77777777" w:rsidR="00431EF2" w:rsidRDefault="00A77949" w:rsidP="00431EF2">
      <w:r>
        <w:t xml:space="preserve">At K-band, the dome is hot enough that light is detected at the longest wavelengths at a level of a few hundred counts. Little to </w:t>
      </w:r>
      <w:r w:rsidR="005941CD">
        <w:t>no</w:t>
      </w:r>
      <w:r>
        <w:t xml:space="preserve"> light is seen at the shortest wavelengths. The light from the dome is not entering MOSFIRE at the same angles that the light from the spot illuminated on the dome by the dome lights. Some observers may wish to correct for this difference by subtracting the thermal flat emission from the dome flat emission before n</w:t>
      </w:r>
      <w:r w:rsidR="005941CD">
        <w:t>ormalizing the flats. To complete this flat subtraction</w:t>
      </w:r>
      <w:r>
        <w:t xml:space="preserve">, you </w:t>
      </w:r>
      <w:r w:rsidR="005941CD">
        <w:t>use the optional keyword lampsofflist in the flat process as seen in the command below:</w:t>
      </w:r>
    </w:p>
    <w:p w14:paraId="6EC1FB04" w14:textId="77777777" w:rsidR="005941CD" w:rsidRPr="005941CD" w:rsidRDefault="005941CD" w:rsidP="005941CD">
      <w:pPr>
        <w:ind w:left="720" w:hanging="360"/>
        <w:jc w:val="left"/>
        <w:rPr>
          <w:rFonts w:ascii="Courier" w:hAnsi="Courier"/>
          <w:sz w:val="18"/>
          <w:szCs w:val="18"/>
        </w:rPr>
      </w:pPr>
      <w:r w:rsidRPr="005941CD">
        <w:rPr>
          <w:rFonts w:ascii="Courier" w:hAnsi="Courier"/>
          <w:sz w:val="18"/>
          <w:szCs w:val="18"/>
        </w:rPr>
        <w:t xml:space="preserve">Flats.handle_flats('Flat.txt', maskname, band, flatops,lampOffList='FlatThermal.txt')                                                                      </w:t>
      </w:r>
    </w:p>
    <w:p w14:paraId="22C7BCF8" w14:textId="77777777" w:rsidR="005941CD" w:rsidRDefault="005941CD" w:rsidP="005941CD"/>
    <w:p w14:paraId="63A93AF3" w14:textId="77777777" w:rsidR="005941CD" w:rsidRDefault="005941CD" w:rsidP="005941CD">
      <w:r>
        <w:t>If thermal flats were included in your calibration sequence (default behavior for K-band), then the FlatThermal.txt file should be populated with a list of thermal flats. Use FlatThermal.txt as the list or modify it as you see necessary.</w:t>
      </w:r>
    </w:p>
    <w:p w14:paraId="6E4779B4" w14:textId="77777777" w:rsidR="005941CD" w:rsidRDefault="005941CD" w:rsidP="005941CD">
      <w:r>
        <w:t>The outputs from the flat process will include two additional files.</w:t>
      </w:r>
      <w:r w:rsidRPr="005941CD">
        <w:t xml:space="preserve"> </w:t>
      </w:r>
    </w:p>
    <w:p w14:paraId="4714F124" w14:textId="77777777" w:rsidR="005941CD" w:rsidRPr="005941CD" w:rsidRDefault="005941CD" w:rsidP="005941CD">
      <w:pPr>
        <w:rPr>
          <w:rFonts w:ascii="Courier" w:hAnsi="Courier"/>
          <w:sz w:val="18"/>
          <w:szCs w:val="18"/>
        </w:rPr>
      </w:pPr>
      <w:r w:rsidRPr="005941CD">
        <w:rPr>
          <w:rFonts w:ascii="Courier" w:hAnsi="Courier"/>
          <w:sz w:val="18"/>
          <w:szCs w:val="18"/>
        </w:rPr>
        <w:t>combflat_lamps_off_2d_K.fits</w:t>
      </w:r>
    </w:p>
    <w:p w14:paraId="0973CA92" w14:textId="77777777" w:rsidR="005941CD" w:rsidRPr="005941CD" w:rsidRDefault="005941CD" w:rsidP="005941CD">
      <w:pPr>
        <w:rPr>
          <w:rFonts w:ascii="Courier" w:hAnsi="Courier"/>
          <w:sz w:val="18"/>
          <w:szCs w:val="18"/>
        </w:rPr>
      </w:pPr>
      <w:r w:rsidRPr="005941CD">
        <w:rPr>
          <w:rFonts w:ascii="Courier" w:hAnsi="Courier"/>
          <w:sz w:val="18"/>
          <w:szCs w:val="18"/>
        </w:rPr>
        <w:t>combflat_lamps_on_2d_K.fits</w:t>
      </w:r>
    </w:p>
    <w:p w14:paraId="3A2F0A5F" w14:textId="77777777" w:rsidR="00F4265B" w:rsidRPr="006E071D" w:rsidRDefault="005941CD" w:rsidP="005941CD">
      <w:pPr>
        <w:ind w:firstLine="0"/>
      </w:pPr>
      <w:r>
        <w:t xml:space="preserve">and now the </w:t>
      </w:r>
      <w:r w:rsidRPr="005941CD">
        <w:rPr>
          <w:rFonts w:ascii="Courier" w:hAnsi="Courier"/>
          <w:sz w:val="18"/>
          <w:szCs w:val="18"/>
        </w:rPr>
        <w:t>combflat_2d_K.fits</w:t>
      </w:r>
      <w:r>
        <w:t xml:space="preserve"> being the difference between the two files.</w:t>
      </w:r>
    </w:p>
    <w:p w14:paraId="39ADB55B" w14:textId="77777777" w:rsidR="008E10F5" w:rsidRDefault="008E10F5" w:rsidP="00DD2B68">
      <w:pPr>
        <w:pStyle w:val="Heading1"/>
      </w:pPr>
      <w:r w:rsidRPr="0092522C">
        <w:lastRenderedPageBreak/>
        <w:t>Wavelength Calibration</w:t>
      </w:r>
      <w:r w:rsidR="00975F2C">
        <w:t xml:space="preserve"> – Y, J, and H bands:</w:t>
      </w:r>
    </w:p>
    <w:p w14:paraId="58132B8A" w14:textId="77777777" w:rsidR="00975F2C" w:rsidRPr="00975F2C" w:rsidRDefault="00975F2C" w:rsidP="00DD2B68">
      <w:r>
        <w:t xml:space="preserve">In the shorter wavebands, when using the recommended exposure times, the wavelength calibration </w:t>
      </w:r>
      <w:r w:rsidR="00923B48">
        <w:t xml:space="preserve">is performed on night sky lines. The mospy </w:t>
      </w:r>
      <w:r w:rsidR="00923B48" w:rsidRPr="00923B48">
        <w:rPr>
          <w:rFonts w:ascii="Courier" w:hAnsi="Courier"/>
        </w:rPr>
        <w:t>Wavelength</w:t>
      </w:r>
      <w:r w:rsidR="00923B48">
        <w:rPr>
          <w:rFonts w:ascii="Courier" w:hAnsi="Courier"/>
        </w:rPr>
        <w:t xml:space="preserve"> </w:t>
      </w:r>
      <w:r w:rsidR="00923B48">
        <w:t>module is responsbile for these operations. See the exa</w:t>
      </w:r>
      <w:r w:rsidR="000F300F">
        <w:t>mple driver file in section 7</w:t>
      </w:r>
      <w:r w:rsidR="00923B48">
        <w:t>.</w:t>
      </w:r>
    </w:p>
    <w:p w14:paraId="727A31E9" w14:textId="77777777" w:rsidR="008E10F5" w:rsidRDefault="00975F2C" w:rsidP="00DD2B68">
      <w:pPr>
        <w:pStyle w:val="Heading2"/>
      </w:pPr>
      <w:r>
        <w:t>Combine files</w:t>
      </w:r>
    </w:p>
    <w:p w14:paraId="54D99D3F" w14:textId="77777777" w:rsidR="00975F2C" w:rsidRDefault="00975F2C" w:rsidP="00DD2B68">
      <w:r>
        <w:t xml:space="preserve">First step is to </w:t>
      </w:r>
      <w:r w:rsidR="00923B48">
        <w:t xml:space="preserve">produce a file with which you will train your wavelength solution. Since we’re using night sky lines for training, the approach is to combine individual science exposures. This is performed by the python </w:t>
      </w:r>
      <w:r w:rsidR="00923B48" w:rsidRPr="00923B48">
        <w:rPr>
          <w:rFonts w:ascii="Courier" w:hAnsi="Courier"/>
        </w:rPr>
        <w:t>Wavelength.imcombine</w:t>
      </w:r>
      <w:r w:rsidR="00923B48" w:rsidRPr="00923B48">
        <w:t xml:space="preserve"> routine.</w:t>
      </w:r>
      <w:r w:rsidR="00923B48">
        <w:t xml:space="preserve"> For a lot of users, this will look something like</w:t>
      </w:r>
      <w:r w:rsidR="000F300F">
        <w:t xml:space="preserve"> in the Driver.py file</w:t>
      </w:r>
      <w:r w:rsidR="00923B48">
        <w:t>:</w:t>
      </w:r>
    </w:p>
    <w:p w14:paraId="3B725F6A" w14:textId="77777777" w:rsidR="00923B48" w:rsidRPr="00DD2B68" w:rsidRDefault="00093CE8" w:rsidP="00963961">
      <w:pPr>
        <w:pStyle w:val="Quote"/>
        <w:jc w:val="left"/>
      </w:pPr>
      <w:r w:rsidRPr="00093CE8">
        <w:t>Wavelength.imcombine(obsfiles, maskname, band, waveops)</w:t>
      </w:r>
    </w:p>
    <w:p w14:paraId="2DC34412" w14:textId="77777777" w:rsidR="00076ABC" w:rsidRDefault="00923B48" w:rsidP="00DD2B68">
      <w:r w:rsidRPr="00DD2B68">
        <w:t>The fir</w:t>
      </w:r>
      <w:r w:rsidR="005E51A7">
        <w:t>st parameter is obsfiles</w:t>
      </w:r>
      <w:r w:rsidRPr="00DD2B68">
        <w:t xml:space="preserve"> which is a python string </w:t>
      </w:r>
      <w:r w:rsidR="005E51A7">
        <w:t xml:space="preserve">array </w:t>
      </w:r>
      <w:r w:rsidRPr="00DD2B68">
        <w:t>indicating</w:t>
      </w:r>
      <w:r w:rsidR="005E51A7">
        <w:t xml:space="preserve"> the list of files in the </w:t>
      </w:r>
      <w:r w:rsidRPr="00DD2B68">
        <w:t>offset position</w:t>
      </w:r>
      <w:r w:rsidR="005E51A7">
        <w:t>s</w:t>
      </w:r>
      <w:r w:rsidRPr="00DD2B68">
        <w:t xml:space="preserve">. Note that </w:t>
      </w:r>
      <w:r w:rsidR="005E51A7">
        <w:t>obsfiles has defaults of “</w:t>
      </w:r>
      <w:r w:rsidRPr="00DD2B68">
        <w:t>Offset_1.5.txt</w:t>
      </w:r>
      <w:r w:rsidR="005E51A7">
        <w:t xml:space="preserve">” and “Offset_-1.5.txt” and may need to be updated as described in section 6. </w:t>
      </w:r>
    </w:p>
    <w:p w14:paraId="371722DB" w14:textId="77777777" w:rsidR="00076ABC" w:rsidRDefault="00076ABC" w:rsidP="00DD2B68">
      <w:r>
        <w:t xml:space="preserve">Suppose you want to exclude a file for reasons such as weather or telescope fault, simply remove the offending file from </w:t>
      </w:r>
      <w:r w:rsidR="005E51A7">
        <w:t>the appropriate Offset_*</w:t>
      </w:r>
      <w:r>
        <w:t>.txt. Likewise, you are welc</w:t>
      </w:r>
      <w:r w:rsidR="005E51A7">
        <w:t>ome to add files in as you like, such as observations from the previous night.</w:t>
      </w:r>
    </w:p>
    <w:p w14:paraId="0DA10DDE" w14:textId="77777777" w:rsidR="00923B48" w:rsidRPr="00DD2B68" w:rsidRDefault="00DD2B68" w:rsidP="00DD2B68">
      <w:r>
        <w:t>Outputs of this step are:</w:t>
      </w:r>
    </w:p>
    <w:p w14:paraId="769DBD1C" w14:textId="77777777" w:rsidR="00923B48" w:rsidRDefault="00923B48" w:rsidP="00DD2B68"/>
    <w:tbl>
      <w:tblPr>
        <w:tblStyle w:val="TableGrid"/>
        <w:tblW w:w="0" w:type="auto"/>
        <w:tblLook w:val="04A0" w:firstRow="1" w:lastRow="0" w:firstColumn="1" w:lastColumn="0" w:noHBand="0" w:noVBand="1"/>
      </w:tblPr>
      <w:tblGrid>
        <w:gridCol w:w="3786"/>
        <w:gridCol w:w="3786"/>
      </w:tblGrid>
      <w:tr w:rsidR="00923B48" w14:paraId="66BA9168" w14:textId="77777777" w:rsidTr="00923B48">
        <w:trPr>
          <w:cnfStyle w:val="100000000000" w:firstRow="1" w:lastRow="0" w:firstColumn="0" w:lastColumn="0" w:oddVBand="0" w:evenVBand="0" w:oddHBand="0" w:evenHBand="0" w:firstRowFirstColumn="0" w:firstRowLastColumn="0" w:lastRowFirstColumn="0" w:lastRowLastColumn="0"/>
        </w:trPr>
        <w:tc>
          <w:tcPr>
            <w:tcW w:w="3786" w:type="dxa"/>
          </w:tcPr>
          <w:p w14:paraId="1C6CD59B" w14:textId="77777777" w:rsidR="00923B48" w:rsidRDefault="00923B48" w:rsidP="00DD2B68">
            <w:r>
              <w:t>Filename</w:t>
            </w:r>
          </w:p>
        </w:tc>
        <w:tc>
          <w:tcPr>
            <w:tcW w:w="3786" w:type="dxa"/>
          </w:tcPr>
          <w:p w14:paraId="164B6DA8" w14:textId="77777777" w:rsidR="00923B48" w:rsidRDefault="00923B48" w:rsidP="00DD2B68">
            <w:r>
              <w:t>Contains</w:t>
            </w:r>
          </w:p>
        </w:tc>
      </w:tr>
      <w:tr w:rsidR="00923B48" w14:paraId="39034983" w14:textId="77777777" w:rsidTr="00923B48">
        <w:tc>
          <w:tcPr>
            <w:tcW w:w="3786" w:type="dxa"/>
          </w:tcPr>
          <w:p w14:paraId="1E6938A5" w14:textId="77777777" w:rsidR="005E51A7" w:rsidRPr="009C2EE8" w:rsidRDefault="005E51A7" w:rsidP="00DD2B68">
            <w:pPr>
              <w:rPr>
                <w:rFonts w:ascii="Courier" w:hAnsi="Courier"/>
                <w:sz w:val="16"/>
                <w:szCs w:val="16"/>
              </w:rPr>
            </w:pPr>
          </w:p>
          <w:p w14:paraId="45AEE111" w14:textId="77777777" w:rsidR="00923B48" w:rsidRPr="009C2EE8" w:rsidRDefault="00923B48" w:rsidP="00DD2B68">
            <w:pPr>
              <w:rPr>
                <w:rFonts w:ascii="Courier" w:hAnsi="Courier"/>
                <w:sz w:val="16"/>
                <w:szCs w:val="16"/>
              </w:rPr>
            </w:pPr>
            <w:r w:rsidRPr="009C2EE8">
              <w:rPr>
                <w:rFonts w:ascii="Courier" w:hAnsi="Courier"/>
                <w:sz w:val="16"/>
                <w:szCs w:val="16"/>
              </w:rPr>
              <w:t>wave_stack_[band]_[range].fits</w:t>
            </w:r>
          </w:p>
        </w:tc>
        <w:tc>
          <w:tcPr>
            <w:tcW w:w="3786" w:type="dxa"/>
          </w:tcPr>
          <w:p w14:paraId="60FD1BD2" w14:textId="77777777" w:rsidR="005E51A7" w:rsidRPr="009C2EE8" w:rsidRDefault="005E51A7" w:rsidP="005E51A7">
            <w:pPr>
              <w:ind w:firstLine="0"/>
              <w:rPr>
                <w:rFonts w:ascii="Courier" w:hAnsi="Courier"/>
                <w:sz w:val="16"/>
                <w:szCs w:val="16"/>
              </w:rPr>
            </w:pPr>
          </w:p>
          <w:p w14:paraId="69212E8A" w14:textId="77777777" w:rsidR="00923B48" w:rsidRPr="009C2EE8" w:rsidRDefault="00923B48" w:rsidP="005E51A7">
            <w:pPr>
              <w:ind w:firstLine="0"/>
              <w:rPr>
                <w:rFonts w:ascii="Courier" w:hAnsi="Courier"/>
                <w:sz w:val="16"/>
                <w:szCs w:val="16"/>
              </w:rPr>
            </w:pPr>
            <w:r w:rsidRPr="009C2EE8">
              <w:rPr>
                <w:rFonts w:ascii="Courier" w:hAnsi="Courier"/>
                <w:sz w:val="16"/>
                <w:szCs w:val="16"/>
              </w:rPr>
              <w:t>A median-combined image of the files to be used for the wavelength solution.</w:t>
            </w:r>
          </w:p>
        </w:tc>
      </w:tr>
    </w:tbl>
    <w:p w14:paraId="4E27F736" w14:textId="77777777" w:rsidR="00923B48" w:rsidRDefault="00923B48" w:rsidP="00DD2B68"/>
    <w:p w14:paraId="6E43BD8A" w14:textId="77777777" w:rsidR="00923B48" w:rsidRPr="00923B48" w:rsidRDefault="00DD2B68" w:rsidP="00DD2B68">
      <w:pPr>
        <w:pStyle w:val="Heading2"/>
      </w:pPr>
      <w:bookmarkStart w:id="65" w:name="_Ref255648389"/>
      <w:r>
        <w:t>Interactive wavelength fitting</w:t>
      </w:r>
      <w:bookmarkEnd w:id="65"/>
    </w:p>
    <w:p w14:paraId="37CB38B1" w14:textId="77777777" w:rsidR="00975F2C" w:rsidRDefault="003B662F" w:rsidP="00DD2B68">
      <w:pPr>
        <w:pStyle w:val="Firstparagraph"/>
      </w:pPr>
      <w:r>
        <w:t xml:space="preserve">The next step is to use the </w:t>
      </w:r>
      <w:r w:rsidR="00DD2B68">
        <w:t>wave_stack_*</w:t>
      </w:r>
      <w:r>
        <w:t>.fits</w:t>
      </w:r>
      <w:r w:rsidR="00DD2B68">
        <w:t xml:space="preserve"> file</w:t>
      </w:r>
      <w:r>
        <w:t xml:space="preserve"> and determine an initial wavelength solution for each slit</w:t>
      </w:r>
      <w:r w:rsidR="00DD2B68">
        <w:t xml:space="preserve">. </w:t>
      </w:r>
      <w:r>
        <w:t xml:space="preserve">During this process, </w:t>
      </w:r>
      <w:r w:rsidR="00DD2B68">
        <w:t>we interactively fit the lines</w:t>
      </w:r>
      <w:r>
        <w:t xml:space="preserve"> using a gui that displays</w:t>
      </w:r>
      <w:r w:rsidR="00DD2B68">
        <w:t xml:space="preserve">. </w:t>
      </w:r>
      <w:r>
        <w:t>To initiate this process, uncomment the line in the Driver.py file:</w:t>
      </w:r>
    </w:p>
    <w:p w14:paraId="0A4AA4F6" w14:textId="77777777" w:rsidR="003B662F" w:rsidRDefault="003B662F" w:rsidP="003B662F">
      <w:pPr>
        <w:ind w:firstLine="720"/>
        <w:rPr>
          <w:rFonts w:ascii="Courier" w:hAnsi="Courier"/>
          <w:iCs/>
          <w:color w:val="000000"/>
          <w:sz w:val="16"/>
          <w:szCs w:val="16"/>
        </w:rPr>
      </w:pPr>
      <w:r w:rsidRPr="003B662F">
        <w:rPr>
          <w:rFonts w:ascii="Courier" w:hAnsi="Courier"/>
          <w:iCs/>
          <w:color w:val="000000"/>
          <w:sz w:val="16"/>
          <w:szCs w:val="16"/>
        </w:rPr>
        <w:t>#Wavelength.fit_lambda(maskname, band, obsfiles, obsfiles, waveops)</w:t>
      </w:r>
    </w:p>
    <w:p w14:paraId="6CA72FDB" w14:textId="77777777" w:rsidR="003B662F" w:rsidRDefault="003B662F" w:rsidP="003B662F">
      <w:pPr>
        <w:ind w:firstLine="0"/>
      </w:pPr>
      <w:r>
        <w:t xml:space="preserve">And then re-execute the driver file: </w:t>
      </w:r>
    </w:p>
    <w:p w14:paraId="64E3D121" w14:textId="77777777" w:rsidR="003B662F" w:rsidRPr="003B662F" w:rsidRDefault="003B662F" w:rsidP="003B662F">
      <w:pPr>
        <w:ind w:firstLine="720"/>
        <w:rPr>
          <w:rFonts w:ascii="Courier" w:hAnsi="Courier"/>
          <w:sz w:val="16"/>
          <w:szCs w:val="16"/>
        </w:rPr>
      </w:pPr>
      <w:r w:rsidRPr="003B662F">
        <w:rPr>
          <w:rFonts w:ascii="Courier" w:hAnsi="Courier"/>
          <w:sz w:val="16"/>
          <w:szCs w:val="16"/>
        </w:rPr>
        <w:t xml:space="preserve">mospy Driver.py </w:t>
      </w:r>
    </w:p>
    <w:p w14:paraId="12DAC079" w14:textId="77777777" w:rsidR="00DD2B68" w:rsidRPr="00DD2B68" w:rsidRDefault="003B662F" w:rsidP="003B662F">
      <w:pPr>
        <w:ind w:firstLine="0"/>
      </w:pPr>
      <w:r>
        <w:t>w</w:t>
      </w:r>
      <w:r w:rsidR="008471F1">
        <w:t xml:space="preserve">hen </w:t>
      </w:r>
      <w:r w:rsidR="001E15E0">
        <w:t>you run this step</w:t>
      </w:r>
      <w:r>
        <w:t xml:space="preserve">, a GUI window appears. The </w:t>
      </w:r>
    </w:p>
    <w:p w14:paraId="6D16A17E" w14:textId="77777777" w:rsidR="008471F1" w:rsidRDefault="008471F1" w:rsidP="008471F1">
      <w:pPr>
        <w:keepNext/>
      </w:pPr>
      <w:r>
        <w:lastRenderedPageBreak/>
        <mc:AlternateContent>
          <mc:Choice Requires="wps">
            <w:drawing>
              <wp:anchor distT="0" distB="0" distL="114300" distR="114300" simplePos="0" relativeHeight="251659264" behindDoc="0" locked="0" layoutInCell="1" allowOverlap="1" wp14:anchorId="590660C8" wp14:editId="64BBAB3A">
                <wp:simplePos x="0" y="0"/>
                <wp:positionH relativeFrom="column">
                  <wp:posOffset>-1028700</wp:posOffset>
                </wp:positionH>
                <wp:positionV relativeFrom="paragraph">
                  <wp:posOffset>2136775</wp:posOffset>
                </wp:positionV>
                <wp:extent cx="1001395" cy="436880"/>
                <wp:effectExtent l="50800" t="25400" r="700405" b="96520"/>
                <wp:wrapNone/>
                <wp:docPr id="1" name="Line Callout 1 1"/>
                <wp:cNvGraphicFramePr/>
                <a:graphic xmlns:a="http://schemas.openxmlformats.org/drawingml/2006/main">
                  <a:graphicData uri="http://schemas.microsoft.com/office/word/2010/wordprocessingShape">
                    <wps:wsp>
                      <wps:cNvSpPr/>
                      <wps:spPr>
                        <a:xfrm>
                          <a:off x="0" y="0"/>
                          <a:ext cx="1001395" cy="436880"/>
                        </a:xfrm>
                        <a:prstGeom prst="borderCallout1">
                          <a:avLst>
                            <a:gd name="adj1" fmla="val 62500"/>
                            <a:gd name="adj2" fmla="val 124167"/>
                            <a:gd name="adj3" fmla="val 80029"/>
                            <a:gd name="adj4" fmla="val 164395"/>
                          </a:avLst>
                        </a:prstGeom>
                        <a:ln/>
                      </wps:spPr>
                      <wps:style>
                        <a:lnRef idx="1">
                          <a:schemeClr val="dk1"/>
                        </a:lnRef>
                        <a:fillRef idx="3">
                          <a:schemeClr val="dk1"/>
                        </a:fillRef>
                        <a:effectRef idx="2">
                          <a:schemeClr val="dk1"/>
                        </a:effectRef>
                        <a:fontRef idx="minor">
                          <a:schemeClr val="lt1"/>
                        </a:fontRef>
                      </wps:style>
                      <wps:txbx>
                        <w:txbxContent>
                          <w:p w14:paraId="355D13EB" w14:textId="77777777" w:rsidR="00A360C2" w:rsidRDefault="00A360C2" w:rsidP="008471F1">
                            <w:pPr>
                              <w:jc w:val="center"/>
                            </w:pPr>
                            <w:r>
                              <w:t>Ignore these buttons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id="_x0000_t47" coordsize="21600,21600" o:spt="47" adj="-8280,24300,-1800,4050" path="m@0@1l@2@3nfem0,0l21600,,21600,21600,,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 o:spid="_x0000_s1026" type="#_x0000_t47" style="position:absolute;left:0;text-align:left;margin-left:-80.95pt;margin-top:168.25pt;width:78.85pt;height:3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" adj="35509,17286,26820,13500" fillcolor="black [3200]" strokecolor="black [3040]">
                <v:fill color2="gray [1616]" rotate="t" type="gradient">
                  <o:fill v:ext="view" type="gradientUnscaled"/>
                </v:fill>
                <v:shadow on="t" opacity="22937f" mv:blur="40000f" origin=",.5" offset="0,23000emu"/>
                <v:textbox>
                  <w:txbxContent>
                    <w:p w:rsidR="00A360C2" w:rsidRDefault="00A360C2" w:rsidP="008471F1">
                      <w:pPr>
                        <w:jc w:val="center"/>
                      </w:pPr>
                      <w:r>
                        <w:t>Ignore these buttons</w:t>
                      </w:r>
                    </w:p>
                  </w:txbxContent>
                </v:textbox>
                <o:callout v:ext="edit" minusx="t" minusy="t"/>
              </v:shape>
            </w:pict>
          </mc:Fallback>
        </mc:AlternateContent>
      </w:r>
      <w:r>
        <mc:AlternateContent>
          <mc:Choice Requires="wps">
            <w:drawing>
              <wp:anchor distT="0" distB="0" distL="114300" distR="114300" simplePos="0" relativeHeight="251663360" behindDoc="0" locked="0" layoutInCell="1" allowOverlap="1" wp14:anchorId="0EA4B05B" wp14:editId="5F0E5631">
                <wp:simplePos x="0" y="0"/>
                <wp:positionH relativeFrom="column">
                  <wp:posOffset>-1028700</wp:posOffset>
                </wp:positionH>
                <wp:positionV relativeFrom="paragraph">
                  <wp:posOffset>571500</wp:posOffset>
                </wp:positionV>
                <wp:extent cx="1001395" cy="457200"/>
                <wp:effectExtent l="50800" t="25400" r="1411605" b="177800"/>
                <wp:wrapNone/>
                <wp:docPr id="5" name="Line Callout 1 5"/>
                <wp:cNvGraphicFramePr/>
                <a:graphic xmlns:a="http://schemas.openxmlformats.org/drawingml/2006/main">
                  <a:graphicData uri="http://schemas.microsoft.com/office/word/2010/wordprocessingShape">
                    <wps:wsp>
                      <wps:cNvSpPr/>
                      <wps:spPr>
                        <a:xfrm>
                          <a:off x="0" y="0"/>
                          <a:ext cx="1001395" cy="457200"/>
                        </a:xfrm>
                        <a:prstGeom prst="borderCallout1">
                          <a:avLst>
                            <a:gd name="adj1" fmla="val 62500"/>
                            <a:gd name="adj2" fmla="val 124167"/>
                            <a:gd name="adj3" fmla="val 115473"/>
                            <a:gd name="adj4" fmla="val 235733"/>
                          </a:avLst>
                        </a:prstGeom>
                        <a:ln/>
                      </wps:spPr>
                      <wps:style>
                        <a:lnRef idx="1">
                          <a:schemeClr val="dk1"/>
                        </a:lnRef>
                        <a:fillRef idx="3">
                          <a:schemeClr val="dk1"/>
                        </a:fillRef>
                        <a:effectRef idx="2">
                          <a:schemeClr val="dk1"/>
                        </a:effectRef>
                        <a:fontRef idx="minor">
                          <a:schemeClr val="lt1"/>
                        </a:fontRef>
                      </wps:style>
                      <wps:txbx>
                        <w:txbxContent>
                          <w:p w14:paraId="683A60A4" w14:textId="77777777" w:rsidR="00A360C2" w:rsidRDefault="00A360C2" w:rsidP="008471F1">
                            <w:pPr>
                              <w:jc w:val="center"/>
                            </w:pPr>
                            <w:r>
                              <w:t>Spectra</w:t>
                            </w:r>
                          </w:p>
                          <w:p w14:paraId="229A5EBA" w14:textId="77777777" w:rsidR="00A360C2" w:rsidRDefault="00A360C2"/>
                        </w:txbxContent>
                      </wps:txbx>
                      <wps:bodyPr wrap="square">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Line Callout 1 5" o:spid="_x0000_s1027" type="#_x0000_t47" style="position:absolute;left:0;text-align:left;margin-left:-80.95pt;margin-top:45pt;width:78.85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" adj="50918,24942,26820,13500" fillcolor="black [3200]" strokecolor="black [3040]">
                <v:fill color2="gray [1616]" rotate="t" type="gradient">
                  <o:fill v:ext="view" type="gradientUnscaled"/>
                </v:fill>
                <v:shadow on="t" opacity="22937f" mv:blur="40000f" origin=",.5" offset="0,23000emu"/>
                <v:textbox>
                  <w:txbxContent>
                    <w:p w:rsidR="00A360C2" w:rsidRDefault="00A360C2" w:rsidP="008471F1">
                      <w:pPr>
                        <w:jc w:val="center"/>
                      </w:pPr>
                      <w:r>
                        <w:t>Spectra</w:t>
                      </w:r>
                    </w:p>
                    <w:p w:rsidR="00A360C2" w:rsidRDefault="00A360C2"/>
                  </w:txbxContent>
                </v:textbox>
                <o:callout v:ext="edit" minusx="t" minusy="t"/>
              </v:shape>
            </w:pict>
          </mc:Fallback>
        </mc:AlternateContent>
      </w:r>
      <w:r>
        <mc:AlternateContent>
          <mc:Choice Requires="wps">
            <w:drawing>
              <wp:anchor distT="0" distB="0" distL="114300" distR="114300" simplePos="0" relativeHeight="251661312" behindDoc="0" locked="0" layoutInCell="1" allowOverlap="1" wp14:anchorId="440D8C6A" wp14:editId="56D08696">
                <wp:simplePos x="0" y="0"/>
                <wp:positionH relativeFrom="column">
                  <wp:posOffset>-1028700</wp:posOffset>
                </wp:positionH>
                <wp:positionV relativeFrom="paragraph">
                  <wp:posOffset>1485900</wp:posOffset>
                </wp:positionV>
                <wp:extent cx="1001395" cy="457200"/>
                <wp:effectExtent l="50800" t="25400" r="598805" b="101600"/>
                <wp:wrapNone/>
                <wp:docPr id="4" name="Line Callout 1 4"/>
                <wp:cNvGraphicFramePr/>
                <a:graphic xmlns:a="http://schemas.openxmlformats.org/drawingml/2006/main">
                  <a:graphicData uri="http://schemas.microsoft.com/office/word/2010/wordprocessingShape">
                    <wps:wsp>
                      <wps:cNvSpPr/>
                      <wps:spPr>
                        <a:xfrm>
                          <a:off x="0" y="0"/>
                          <a:ext cx="1001395" cy="457200"/>
                        </a:xfrm>
                        <a:prstGeom prst="borderCallout1">
                          <a:avLst>
                            <a:gd name="adj1" fmla="val 62500"/>
                            <a:gd name="adj2" fmla="val 124167"/>
                            <a:gd name="adj3" fmla="val 74223"/>
                            <a:gd name="adj4" fmla="val 158688"/>
                          </a:avLst>
                        </a:prstGeom>
                        <a:ln/>
                      </wps:spPr>
                      <wps:style>
                        <a:lnRef idx="1">
                          <a:schemeClr val="dk1"/>
                        </a:lnRef>
                        <a:fillRef idx="3">
                          <a:schemeClr val="dk1"/>
                        </a:fillRef>
                        <a:effectRef idx="2">
                          <a:schemeClr val="dk1"/>
                        </a:effectRef>
                        <a:fontRef idx="minor">
                          <a:schemeClr val="lt1"/>
                        </a:fontRef>
                      </wps:style>
                      <wps:txbx>
                        <w:txbxContent>
                          <w:p w14:paraId="4781E1A1" w14:textId="77777777" w:rsidR="00A360C2" w:rsidRDefault="00A360C2" w:rsidP="008471F1">
                            <w:pPr>
                              <w:jc w:val="center"/>
                            </w:pPr>
                            <w:r>
                              <w:t>Residual wavelength</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Line Callout 1 4" o:spid="_x0000_s1028" type="#_x0000_t47" style="position:absolute;left:0;text-align:left;margin-left:-80.95pt;margin-top:117pt;width:78.85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" adj="34277,16032,26820,13500" fillcolor="black [3200]" strokecolor="black [3040]">
                <v:fill color2="gray [1616]" rotate="t" type="gradient">
                  <o:fill v:ext="view" type="gradientUnscaled"/>
                </v:fill>
                <v:shadow on="t" opacity="22937f" mv:blur="40000f" origin=",.5" offset="0,23000emu"/>
                <v:textbox>
                  <w:txbxContent>
                    <w:p w:rsidR="00A360C2" w:rsidRDefault="00A360C2" w:rsidP="008471F1">
                      <w:pPr>
                        <w:jc w:val="center"/>
                      </w:pPr>
                      <w:r>
                        <w:t>Residual wavelength</w:t>
                      </w:r>
                    </w:p>
                  </w:txbxContent>
                </v:textbox>
                <o:callout v:ext="edit" minusx="t" minusy="t"/>
              </v:shape>
            </w:pict>
          </mc:Fallback>
        </mc:AlternateContent>
      </w:r>
      <w:r>
        <w:drawing>
          <wp:inline distT="0" distB="0" distL="0" distR="0" wp14:anchorId="18C81EA8" wp14:editId="504CD7AA">
            <wp:extent cx="4671060" cy="2557768"/>
            <wp:effectExtent l="50800" t="0" r="2540" b="590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1060" cy="2557768"/>
                    </a:xfrm>
                    <a:prstGeom prst="borderCallout1">
                      <a:avLst/>
                    </a:prstGeom>
                    <a:noFill/>
                    <a:ln>
                      <a:noFill/>
                    </a:ln>
                  </pic:spPr>
                </pic:pic>
              </a:graphicData>
            </a:graphic>
          </wp:inline>
        </w:drawing>
      </w:r>
    </w:p>
    <w:p w14:paraId="183E602D" w14:textId="77777777" w:rsidR="00DD2B68" w:rsidRPr="003B662F" w:rsidRDefault="008471F1" w:rsidP="003B662F">
      <w:pPr>
        <w:pStyle w:val="Caption"/>
        <w:ind w:firstLine="0"/>
        <w:jc w:val="both"/>
        <w:rPr>
          <w:i/>
        </w:rPr>
      </w:pPr>
      <w:r w:rsidRPr="003B662F">
        <w:rPr>
          <w:i/>
        </w:rPr>
        <w:t>The interactive wavelength solving window. This is a J-band night sky spectrum.</w:t>
      </w:r>
    </w:p>
    <w:p w14:paraId="2BFC6C80" w14:textId="77777777" w:rsidR="003F529F" w:rsidRDefault="003F529F" w:rsidP="003F529F"/>
    <w:p w14:paraId="0DDB2F4A" w14:textId="77777777" w:rsidR="003F529F" w:rsidRDefault="003F529F" w:rsidP="003F529F"/>
    <w:p w14:paraId="2CB1D39F" w14:textId="77777777" w:rsidR="003F529F" w:rsidRDefault="003F529F" w:rsidP="003F529F">
      <w:r>
        <w:drawing>
          <wp:inline distT="0" distB="0" distL="0" distR="0" wp14:anchorId="2EFA7D49" wp14:editId="5AA51BE8">
            <wp:extent cx="4671060" cy="23596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or_initial_fit.png"/>
                    <pic:cNvPicPr/>
                  </pic:nvPicPr>
                  <pic:blipFill>
                    <a:blip r:embed="rId21">
                      <a:extLst>
                        <a:ext uri="{28A0092B-C50C-407E-A947-70E740481C1C}">
                          <a14:useLocalDpi xmlns:a14="http://schemas.microsoft.com/office/drawing/2010/main" val="0"/>
                        </a:ext>
                      </a:extLst>
                    </a:blip>
                    <a:stretch>
                      <a:fillRect/>
                    </a:stretch>
                  </pic:blipFill>
                  <pic:spPr>
                    <a:xfrm>
                      <a:off x="0" y="0"/>
                      <a:ext cx="4671060" cy="2359660"/>
                    </a:xfrm>
                    <a:prstGeom prst="rect">
                      <a:avLst/>
                    </a:prstGeom>
                  </pic:spPr>
                </pic:pic>
              </a:graphicData>
            </a:graphic>
          </wp:inline>
        </w:drawing>
      </w:r>
    </w:p>
    <w:p w14:paraId="3D1034E8" w14:textId="77777777" w:rsidR="003B662F" w:rsidRPr="003B662F" w:rsidRDefault="003B662F" w:rsidP="003B662F">
      <w:pPr>
        <w:pStyle w:val="Caption"/>
        <w:ind w:firstLine="0"/>
        <w:jc w:val="both"/>
        <w:rPr>
          <w:i/>
        </w:rPr>
      </w:pPr>
      <w:r w:rsidRPr="003B662F">
        <w:rPr>
          <w:i/>
        </w:rPr>
        <w:t>The interactive wavelength solving window</w:t>
      </w:r>
      <w:r w:rsidR="00DF2E4A">
        <w:rPr>
          <w:i/>
        </w:rPr>
        <w:t xml:space="preserve"> showing an initial fit</w:t>
      </w:r>
      <w:r w:rsidRPr="003B662F">
        <w:rPr>
          <w:i/>
        </w:rPr>
        <w:t>. This</w:t>
      </w:r>
      <w:r w:rsidR="00DF2E4A">
        <w:rPr>
          <w:i/>
        </w:rPr>
        <w:t xml:space="preserve"> is a J-band night sky spectrum and one of the night sky lines on the right hand side is clearly a poor fit compared to the rest of the identified lines.</w:t>
      </w:r>
    </w:p>
    <w:p w14:paraId="31CA8053" w14:textId="77777777" w:rsidR="003B662F" w:rsidRDefault="003B662F" w:rsidP="003F529F"/>
    <w:p w14:paraId="40A9B40A" w14:textId="77777777" w:rsidR="003F529F" w:rsidRDefault="003F529F" w:rsidP="003F529F">
      <w:r>
        <w:lastRenderedPageBreak/>
        <w:drawing>
          <wp:inline distT="0" distB="0" distL="0" distR="0" wp14:anchorId="0B2C6A94" wp14:editId="42015455">
            <wp:extent cx="4671060" cy="23596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_with_line_removed.png"/>
                    <pic:cNvPicPr/>
                  </pic:nvPicPr>
                  <pic:blipFill>
                    <a:blip r:embed="rId22">
                      <a:extLst>
                        <a:ext uri="{28A0092B-C50C-407E-A947-70E740481C1C}">
                          <a14:useLocalDpi xmlns:a14="http://schemas.microsoft.com/office/drawing/2010/main" val="0"/>
                        </a:ext>
                      </a:extLst>
                    </a:blip>
                    <a:stretch>
                      <a:fillRect/>
                    </a:stretch>
                  </pic:blipFill>
                  <pic:spPr>
                    <a:xfrm>
                      <a:off x="0" y="0"/>
                      <a:ext cx="4671060" cy="2359660"/>
                    </a:xfrm>
                    <a:prstGeom prst="rect">
                      <a:avLst/>
                    </a:prstGeom>
                  </pic:spPr>
                </pic:pic>
              </a:graphicData>
            </a:graphic>
          </wp:inline>
        </w:drawing>
      </w:r>
    </w:p>
    <w:p w14:paraId="496CACD6" w14:textId="77777777" w:rsidR="00DF2E4A" w:rsidRPr="003B662F" w:rsidRDefault="00DF2E4A" w:rsidP="00DF2E4A">
      <w:pPr>
        <w:pStyle w:val="Caption"/>
        <w:ind w:firstLine="0"/>
        <w:jc w:val="both"/>
        <w:rPr>
          <w:i/>
        </w:rPr>
      </w:pPr>
      <w:r w:rsidRPr="003B662F">
        <w:rPr>
          <w:i/>
        </w:rPr>
        <w:t>The interactive wavelength solving window</w:t>
      </w:r>
      <w:r>
        <w:rPr>
          <w:i/>
        </w:rPr>
        <w:t xml:space="preserve"> showing a good fit with the initial poor line removed from the calculation</w:t>
      </w:r>
      <w:r w:rsidRPr="003B662F">
        <w:rPr>
          <w:i/>
        </w:rPr>
        <w:t xml:space="preserve">. </w:t>
      </w:r>
    </w:p>
    <w:p w14:paraId="692F7956" w14:textId="77777777" w:rsidR="003F529F" w:rsidRPr="003F529F" w:rsidRDefault="003F529F" w:rsidP="00DF2E4A">
      <w:pPr>
        <w:ind w:firstLine="0"/>
      </w:pPr>
    </w:p>
    <w:p w14:paraId="5D4ED226" w14:textId="77777777" w:rsidR="00DF2E4A" w:rsidRDefault="00DF2E4A" w:rsidP="00715FE4">
      <w:r w:rsidRPr="00836811">
        <w:rPr>
          <w:noProof w:val="0"/>
        </w:rPr>
        <w:t>Plotted in the gui will be a sky line spectrum and vertical lines denoting p</w:t>
      </w:r>
      <w:r w:rsidRPr="00836811">
        <w:rPr>
          <w:noProof w:val="0"/>
        </w:rPr>
        <w:t>o</w:t>
      </w:r>
      <w:r w:rsidRPr="00836811">
        <w:rPr>
          <w:noProof w:val="0"/>
        </w:rPr>
        <w:t xml:space="preserve">sitions and wavelengths of the sky lines. </w:t>
      </w:r>
      <w:r w:rsidR="001E15E0">
        <w:t xml:space="preserve">Your goal is to help the pipeline </w:t>
      </w:r>
      <w:r w:rsidR="00836811">
        <w:t xml:space="preserve">by identifying the night </w:t>
      </w:r>
      <w:r w:rsidR="001E15E0">
        <w:t>sky lines</w:t>
      </w:r>
      <w:r w:rsidR="00836811">
        <w:t xml:space="preserve"> in the center of each slit. Once you come up with a good solution in the center,</w:t>
      </w:r>
      <w:r>
        <w:t xml:space="preserve"> the pipeline will propagate it spatially along the slit</w:t>
      </w:r>
      <w:r w:rsidR="001E15E0">
        <w:t xml:space="preserve">. </w:t>
      </w:r>
      <w:r w:rsidR="00715FE4">
        <w:t>In the gui,</w:t>
      </w:r>
      <w:r w:rsidR="00836811">
        <w:t xml:space="preserve"> </w:t>
      </w:r>
      <w:r w:rsidR="001E15E0">
        <w:t>Press ? to see a list of commands in the console window.</w:t>
      </w:r>
      <w:r w:rsidR="00715FE4">
        <w:t xml:space="preserve"> The list of commands available on the GUI are:</w:t>
      </w:r>
    </w:p>
    <w:p w14:paraId="33E0E9F3"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c</w:t>
      </w:r>
      <w:r w:rsidRPr="00836811">
        <w:rPr>
          <w:noProof w:val="0"/>
        </w:rPr>
        <w:t xml:space="preserve"> - to center on the nearest peak (first thing to do to shift the initial wavelength guess) </w:t>
      </w:r>
    </w:p>
    <w:p w14:paraId="567BE991"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c</w:t>
      </w:r>
      <w:r w:rsidRPr="00836811">
        <w:rPr>
          <w:noProof w:val="0"/>
        </w:rPr>
        <w:t xml:space="preserve"> - Center the nearest line at the cursor position </w:t>
      </w:r>
    </w:p>
    <w:p w14:paraId="6ABC34CB" w14:textId="77777777" w:rsidR="00DF2E4A" w:rsidRDefault="00DF2E4A" w:rsidP="00DF2E4A">
      <w:pPr>
        <w:numPr>
          <w:ilvl w:val="0"/>
          <w:numId w:val="19"/>
        </w:numPr>
        <w:spacing w:before="100" w:beforeAutospacing="1" w:after="100" w:afterAutospacing="1" w:line="240" w:lineRule="auto"/>
        <w:jc w:val="left"/>
        <w:rPr>
          <w:noProof w:val="0"/>
        </w:rPr>
      </w:pPr>
      <w:r>
        <w:rPr>
          <w:b/>
          <w:bCs/>
          <w:noProof w:val="0"/>
        </w:rPr>
        <w:t>\</w:t>
      </w:r>
      <w:r w:rsidRPr="00836811">
        <w:rPr>
          <w:noProof w:val="0"/>
        </w:rPr>
        <w:t xml:space="preserve"> - </w:t>
      </w:r>
      <w:r>
        <w:rPr>
          <w:noProof w:val="0"/>
        </w:rPr>
        <w:t>Fit f</w:t>
      </w:r>
      <w:r w:rsidRPr="00836811">
        <w:rPr>
          <w:noProof w:val="0"/>
        </w:rPr>
        <w:t>it</w:t>
      </w:r>
      <w:r>
        <w:rPr>
          <w:noProof w:val="0"/>
        </w:rPr>
        <w:t xml:space="preserve"> the data</w:t>
      </w:r>
    </w:p>
    <w:p w14:paraId="514236C6" w14:textId="77777777" w:rsidR="00DF2E4A" w:rsidRDefault="00DF2E4A" w:rsidP="00DF2E4A">
      <w:pPr>
        <w:numPr>
          <w:ilvl w:val="0"/>
          <w:numId w:val="19"/>
        </w:numPr>
        <w:spacing w:before="100" w:beforeAutospacing="1" w:after="100" w:afterAutospacing="1" w:line="240" w:lineRule="auto"/>
        <w:jc w:val="left"/>
        <w:rPr>
          <w:noProof w:val="0"/>
        </w:rPr>
      </w:pPr>
      <w:r w:rsidRPr="00836811">
        <w:rPr>
          <w:b/>
          <w:bCs/>
          <w:noProof w:val="0"/>
        </w:rPr>
        <w:t>f</w:t>
      </w:r>
      <w:r w:rsidRPr="00836811">
        <w:rPr>
          <w:noProof w:val="0"/>
        </w:rPr>
        <w:t xml:space="preserve"> </w:t>
      </w:r>
      <w:r>
        <w:rPr>
          <w:noProof w:val="0"/>
        </w:rPr>
        <w:t>–</w:t>
      </w:r>
      <w:r w:rsidRPr="00836811">
        <w:rPr>
          <w:noProof w:val="0"/>
        </w:rPr>
        <w:t xml:space="preserve"> </w:t>
      </w:r>
      <w:r>
        <w:rPr>
          <w:noProof w:val="0"/>
        </w:rPr>
        <w:t>Alternate way to fit the data, equivalent to \ but may cause the spectrum to become full screen.</w:t>
      </w:r>
    </w:p>
    <w:p w14:paraId="743C1A66" w14:textId="77777777" w:rsidR="00E454FE" w:rsidRDefault="00E454FE" w:rsidP="00DF2E4A">
      <w:pPr>
        <w:numPr>
          <w:ilvl w:val="0"/>
          <w:numId w:val="19"/>
        </w:numPr>
        <w:spacing w:before="100" w:beforeAutospacing="1" w:after="100" w:afterAutospacing="1" w:line="240" w:lineRule="auto"/>
        <w:jc w:val="left"/>
        <w:rPr>
          <w:noProof w:val="0"/>
        </w:rPr>
      </w:pPr>
      <w:r>
        <w:rPr>
          <w:b/>
          <w:bCs/>
          <w:noProof w:val="0"/>
        </w:rPr>
        <w:t xml:space="preserve">k </w:t>
      </w:r>
      <w:r>
        <w:rPr>
          <w:noProof w:val="0"/>
        </w:rPr>
        <w:t>– Toggles k-sigma clipping on and off. Also performs a new fit.</w:t>
      </w:r>
    </w:p>
    <w:p w14:paraId="40CDBE67" w14:textId="77777777" w:rsidR="00097C61" w:rsidRPr="00836811" w:rsidRDefault="00097C61" w:rsidP="00DF2E4A">
      <w:pPr>
        <w:numPr>
          <w:ilvl w:val="0"/>
          <w:numId w:val="19"/>
        </w:numPr>
        <w:spacing w:before="100" w:beforeAutospacing="1" w:after="100" w:afterAutospacing="1" w:line="240" w:lineRule="auto"/>
        <w:jc w:val="left"/>
        <w:rPr>
          <w:noProof w:val="0"/>
        </w:rPr>
      </w:pPr>
      <w:r>
        <w:rPr>
          <w:b/>
          <w:bCs/>
          <w:noProof w:val="0"/>
        </w:rPr>
        <w:t xml:space="preserve">b </w:t>
      </w:r>
      <w:r w:rsidRPr="00097C61">
        <w:rPr>
          <w:noProof w:val="0"/>
        </w:rPr>
        <w:t>-</w:t>
      </w:r>
      <w:r>
        <w:rPr>
          <w:noProof w:val="0"/>
        </w:rPr>
        <w:t xml:space="preserve">  Turns on bypass mode. From now on, the interactive window is not displayed and the fit continues automatically.</w:t>
      </w:r>
    </w:p>
    <w:p w14:paraId="300E5F4B"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d</w:t>
      </w:r>
      <w:r w:rsidRPr="00836811">
        <w:rPr>
          <w:noProof w:val="0"/>
        </w:rPr>
        <w:t xml:space="preserve"> - Delete a point (remove the wackadoos) </w:t>
      </w:r>
    </w:p>
    <w:p w14:paraId="326A8CF9"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n</w:t>
      </w:r>
      <w:r w:rsidRPr="00836811">
        <w:rPr>
          <w:noProof w:val="0"/>
        </w:rPr>
        <w:t xml:space="preserve"> - proceed to the Next object </w:t>
      </w:r>
    </w:p>
    <w:p w14:paraId="3CAF064C"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p</w:t>
      </w:r>
      <w:r w:rsidRPr="00836811">
        <w:rPr>
          <w:noProof w:val="0"/>
        </w:rPr>
        <w:t xml:space="preserve"> - return to back to the Previous object </w:t>
      </w:r>
    </w:p>
    <w:p w14:paraId="21916349"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r</w:t>
      </w:r>
      <w:r w:rsidRPr="00836811">
        <w:rPr>
          <w:noProof w:val="0"/>
        </w:rPr>
        <w:t xml:space="preserve"> - Reset the current slit (try this if the plot looks strange) </w:t>
      </w:r>
    </w:p>
    <w:p w14:paraId="619A9A8B"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z</w:t>
      </w:r>
      <w:r w:rsidRPr="00836811">
        <w:rPr>
          <w:noProof w:val="0"/>
        </w:rPr>
        <w:t xml:space="preserve"> - Zoom at cursor position </w:t>
      </w:r>
    </w:p>
    <w:p w14:paraId="0327BB17"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x</w:t>
      </w:r>
      <w:r w:rsidRPr="00836811">
        <w:rPr>
          <w:noProof w:val="0"/>
        </w:rPr>
        <w:t xml:space="preserve"> - Unzoom: full screen </w:t>
      </w:r>
    </w:p>
    <w:p w14:paraId="264106BF"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s</w:t>
      </w:r>
      <w:r w:rsidRPr="00836811">
        <w:rPr>
          <w:noProof w:val="0"/>
        </w:rPr>
        <w:t xml:space="preserve"> - Save figure to disk </w:t>
      </w:r>
    </w:p>
    <w:p w14:paraId="27AC995E"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h</w:t>
      </w:r>
      <w:r w:rsidRPr="00836811">
        <w:rPr>
          <w:noProof w:val="0"/>
        </w:rPr>
        <w:t xml:space="preserve"> - Help </w:t>
      </w:r>
    </w:p>
    <w:p w14:paraId="23847CAC"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q</w:t>
      </w:r>
      <w:r w:rsidRPr="00836811">
        <w:rPr>
          <w:noProof w:val="0"/>
        </w:rPr>
        <w:t xml:space="preserve"> - Quit and save results </w:t>
      </w:r>
    </w:p>
    <w:p w14:paraId="2CAF9DF0" w14:textId="77777777" w:rsidR="00DF2E4A" w:rsidRDefault="00DF2E4A" w:rsidP="00767B46"/>
    <w:p w14:paraId="684AD6A7" w14:textId="77777777" w:rsidR="001E15E0" w:rsidRDefault="00715FE4" w:rsidP="00715FE4">
      <w:r>
        <w:rPr>
          <w:noProof w:val="0"/>
        </w:rPr>
        <w:t>Below is a rough procedure for completing the interactive</w:t>
      </w:r>
      <w:r w:rsidRPr="00836811">
        <w:rPr>
          <w:noProof w:val="0"/>
        </w:rPr>
        <w:t xml:space="preserve"> fit</w:t>
      </w:r>
      <w:r>
        <w:rPr>
          <w:noProof w:val="0"/>
        </w:rPr>
        <w:t>ting process.</w:t>
      </w:r>
      <w:r>
        <w:t xml:space="preserve"> </w:t>
      </w:r>
      <w:r w:rsidR="001E15E0">
        <w:t xml:space="preserve">The steps you need to take are as follows. </w:t>
      </w:r>
    </w:p>
    <w:p w14:paraId="1A19B60A" w14:textId="77777777" w:rsidR="00DF2E4A" w:rsidRDefault="00715FE4" w:rsidP="00DF2E4A">
      <w:pPr>
        <w:pStyle w:val="ListParagraph"/>
        <w:numPr>
          <w:ilvl w:val="0"/>
          <w:numId w:val="39"/>
        </w:numPr>
      </w:pPr>
      <w:r>
        <w:lastRenderedPageBreak/>
        <w:t xml:space="preserve">First, </w:t>
      </w:r>
      <w:r w:rsidR="001E15E0" w:rsidRPr="00836811">
        <w:t xml:space="preserve">check to see if the orange lines match up with obvious night sky lines. </w:t>
      </w:r>
      <w:r w:rsidR="00076ABC" w:rsidRPr="00836811">
        <w:t>If not</w:t>
      </w:r>
      <w:r w:rsidR="00DF2E4A">
        <w:t xml:space="preserve"> the expected position does not match the actually position of the line do the following:</w:t>
      </w:r>
    </w:p>
    <w:p w14:paraId="67694A4A" w14:textId="77777777" w:rsidR="00DF2E4A" w:rsidRDefault="00DF2E4A" w:rsidP="00DF2E4A">
      <w:pPr>
        <w:pStyle w:val="ListParagraph"/>
        <w:numPr>
          <w:ilvl w:val="1"/>
          <w:numId w:val="39"/>
        </w:numPr>
      </w:pPr>
      <w:r>
        <w:t>Place your cursor over a line</w:t>
      </w:r>
    </w:p>
    <w:p w14:paraId="4D53DC9D" w14:textId="77777777" w:rsidR="00DF2E4A" w:rsidRDefault="00DF2E4A" w:rsidP="00DF2E4A">
      <w:pPr>
        <w:pStyle w:val="ListParagraph"/>
        <w:numPr>
          <w:ilvl w:val="1"/>
          <w:numId w:val="39"/>
        </w:numPr>
      </w:pPr>
      <w:r>
        <w:t>Press</w:t>
      </w:r>
      <w:r w:rsidR="00715FE4">
        <w:t xml:space="preserve"> the “c’ button that will</w:t>
      </w:r>
      <w:r>
        <w:t xml:space="preserve"> </w:t>
      </w:r>
      <w:r w:rsidR="00715FE4">
        <w:t>shift</w:t>
      </w:r>
      <w:r w:rsidR="00076ABC" w:rsidRPr="00836811">
        <w:t xml:space="preserve"> the </w:t>
      </w:r>
      <w:r>
        <w:t>predicted</w:t>
      </w:r>
      <w:r w:rsidR="00715FE4">
        <w:t xml:space="preserve"> position</w:t>
      </w:r>
      <w:r>
        <w:t xml:space="preserve"> to the observed line</w:t>
      </w:r>
      <w:r w:rsidR="00076ABC" w:rsidRPr="00836811">
        <w:t xml:space="preserve">. </w:t>
      </w:r>
    </w:p>
    <w:p w14:paraId="254343CF" w14:textId="77777777" w:rsidR="001E15E0" w:rsidRDefault="00715FE4" w:rsidP="00DF2E4A">
      <w:pPr>
        <w:pStyle w:val="ListParagraph"/>
        <w:numPr>
          <w:ilvl w:val="0"/>
          <w:numId w:val="39"/>
        </w:numPr>
      </w:pPr>
      <w:r>
        <w:t>Press “f”</w:t>
      </w:r>
      <w:r w:rsidR="00DF2E4A">
        <w:t xml:space="preserve"> to fit</w:t>
      </w:r>
      <w:r>
        <w:t>.</w:t>
      </w:r>
      <w:r w:rsidR="00DF2E4A">
        <w:t xml:space="preserve"> </w:t>
      </w:r>
      <w:r w:rsidR="00097C61">
        <w:t xml:space="preserve">An initial fit is done automatically (starting with version 2015A) </w:t>
      </w:r>
      <w:r w:rsidR="00DF2E4A">
        <w:t>A</w:t>
      </w:r>
      <w:r w:rsidR="00076ABC" w:rsidRPr="00836811">
        <w:t xml:space="preserve"> Chebyshev polynomial, </w:t>
      </w:r>
      <w:r w:rsidR="00076ABC" w:rsidRPr="00DF2E4A">
        <w:rPr>
          <w:i/>
        </w:rPr>
        <w:t>f</w:t>
      </w:r>
      <w:r w:rsidR="00076ABC" w:rsidRPr="00836811">
        <w:t xml:space="preserve">, such that </w:t>
      </w:r>
      <w:r w:rsidR="00076ABC" w:rsidRPr="00DF2E4A">
        <w:rPr>
          <w:i/>
        </w:rPr>
        <w:t>f</w:t>
      </w:r>
      <w:r w:rsidR="00076ABC" w:rsidRPr="00836811">
        <w:t>(pixel #) returns the wavelength in Angstrom</w:t>
      </w:r>
      <w:r>
        <w:t>s</w:t>
      </w:r>
      <w:r w:rsidR="00076ABC" w:rsidRPr="00836811">
        <w:t>.</w:t>
      </w:r>
    </w:p>
    <w:p w14:paraId="208D2EB3" w14:textId="77777777" w:rsidR="00E454FE" w:rsidRDefault="00E454FE" w:rsidP="00DF2E4A">
      <w:pPr>
        <w:pStyle w:val="ListParagraph"/>
        <w:numPr>
          <w:ilvl w:val="0"/>
          <w:numId w:val="39"/>
        </w:numPr>
      </w:pPr>
      <w:r>
        <w:t xml:space="preserve">You can chose to use k-sigma clipping to avoid the manual operation of removing bad lines with the “k” key. </w:t>
      </w:r>
    </w:p>
    <w:p w14:paraId="63453BFA" w14:textId="77777777" w:rsidR="00715FE4" w:rsidRDefault="00715FE4" w:rsidP="00DF2E4A">
      <w:pPr>
        <w:pStyle w:val="ListParagraph"/>
        <w:numPr>
          <w:ilvl w:val="0"/>
          <w:numId w:val="39"/>
        </w:numPr>
      </w:pPr>
      <w:r>
        <w:t>Press “x” to unzoom to the full size region</w:t>
      </w:r>
    </w:p>
    <w:p w14:paraId="721AD370" w14:textId="77777777" w:rsidR="00DF2E4A" w:rsidRDefault="00DF2E4A" w:rsidP="00DF2E4A">
      <w:pPr>
        <w:pStyle w:val="ListParagraph"/>
        <w:numPr>
          <w:ilvl w:val="0"/>
          <w:numId w:val="39"/>
        </w:numPr>
      </w:pPr>
      <w:r>
        <w:t>Assess the fit:</w:t>
      </w:r>
    </w:p>
    <w:p w14:paraId="0A2E65EE" w14:textId="77777777" w:rsidR="00DF2E4A" w:rsidRDefault="00DF2E4A" w:rsidP="00DF2E4A">
      <w:pPr>
        <w:pStyle w:val="ListParagraph"/>
        <w:numPr>
          <w:ilvl w:val="1"/>
          <w:numId w:val="39"/>
        </w:numPr>
      </w:pPr>
      <w:r>
        <w:t>If a line is poorly fit and should be removed</w:t>
      </w:r>
    </w:p>
    <w:p w14:paraId="310900DA" w14:textId="77777777" w:rsidR="00DF2E4A" w:rsidRDefault="00DF2E4A" w:rsidP="00DF2E4A">
      <w:pPr>
        <w:pStyle w:val="ListParagraph"/>
        <w:numPr>
          <w:ilvl w:val="2"/>
          <w:numId w:val="39"/>
        </w:numPr>
      </w:pPr>
      <w:r>
        <w:t>Move the cursor to the line</w:t>
      </w:r>
    </w:p>
    <w:p w14:paraId="4172772C" w14:textId="77777777" w:rsidR="00DF2E4A" w:rsidRDefault="00DF2E4A" w:rsidP="00DF2E4A">
      <w:pPr>
        <w:pStyle w:val="ListParagraph"/>
        <w:numPr>
          <w:ilvl w:val="2"/>
          <w:numId w:val="39"/>
        </w:numPr>
      </w:pPr>
      <w:r>
        <w:t>Press “d” to delete the line from the fit</w:t>
      </w:r>
    </w:p>
    <w:p w14:paraId="5F52B3DD" w14:textId="77777777" w:rsidR="00DF2E4A" w:rsidRDefault="00DF2E4A" w:rsidP="00DF2E4A">
      <w:pPr>
        <w:pStyle w:val="ListParagraph"/>
        <w:numPr>
          <w:ilvl w:val="1"/>
          <w:numId w:val="39"/>
        </w:numPr>
      </w:pPr>
      <w:r>
        <w:t>For good fits, the residual points turn green.</w:t>
      </w:r>
    </w:p>
    <w:p w14:paraId="02CB202C" w14:textId="77777777" w:rsidR="00DF2E4A" w:rsidRDefault="00DF2E4A" w:rsidP="00DF2E4A">
      <w:pPr>
        <w:pStyle w:val="ListParagraph"/>
        <w:numPr>
          <w:ilvl w:val="0"/>
          <w:numId w:val="39"/>
        </w:numPr>
      </w:pPr>
      <w:r>
        <w:t>When the satisfied with the fit, press “n” to move to the next object.</w:t>
      </w:r>
    </w:p>
    <w:p w14:paraId="459DE744" w14:textId="77777777" w:rsidR="00097C61" w:rsidRDefault="00097C61" w:rsidP="00DF2E4A">
      <w:pPr>
        <w:pStyle w:val="ListParagraph"/>
        <w:numPr>
          <w:ilvl w:val="0"/>
          <w:numId w:val="39"/>
        </w:numPr>
      </w:pPr>
      <w:r>
        <w:t>If you want to disable the interactive fit and switch to the automatic fit, press “b” (bypass)</w:t>
      </w:r>
    </w:p>
    <w:p w14:paraId="55BDE6C8" w14:textId="77777777" w:rsidR="00DF2E4A" w:rsidRDefault="00DF2E4A" w:rsidP="00DF2E4A">
      <w:pPr>
        <w:pStyle w:val="ListParagraph"/>
        <w:numPr>
          <w:ilvl w:val="0"/>
          <w:numId w:val="39"/>
        </w:numPr>
      </w:pPr>
      <w:r>
        <w:t xml:space="preserve">Repeat the process above until </w:t>
      </w:r>
      <w:r w:rsidR="00836811" w:rsidRPr="00836811">
        <w:t xml:space="preserve">you see the red </w:t>
      </w:r>
      <w:r w:rsidR="00836811" w:rsidRPr="00DF2E4A">
        <w:rPr>
          <w:color w:val="FF0000"/>
        </w:rPr>
        <w:t>Done!</w:t>
      </w:r>
      <w:r w:rsidR="00836811" w:rsidRPr="00836811">
        <w:t xml:space="preserve"> text in the center of your screen.</w:t>
      </w:r>
      <w:r w:rsidR="00767B46">
        <w:t xml:space="preserve"> </w:t>
      </w:r>
    </w:p>
    <w:p w14:paraId="714B77A5" w14:textId="77777777" w:rsidR="00DF2E4A" w:rsidRDefault="00DF2E4A" w:rsidP="00DF2E4A">
      <w:pPr>
        <w:pStyle w:val="ListParagraph"/>
        <w:numPr>
          <w:ilvl w:val="0"/>
          <w:numId w:val="39"/>
        </w:numPr>
      </w:pPr>
      <w:r>
        <w:t>Press “q” to quit the interactive gui and move to the next step.</w:t>
      </w:r>
    </w:p>
    <w:p w14:paraId="7739F1D8" w14:textId="77777777" w:rsidR="00715FE4" w:rsidRDefault="00715FE4" w:rsidP="00715FE4">
      <w:pPr>
        <w:spacing w:before="100" w:beforeAutospacing="1" w:after="100" w:afterAutospacing="1" w:line="240" w:lineRule="auto"/>
        <w:ind w:firstLine="0"/>
        <w:jc w:val="left"/>
        <w:rPr>
          <w:noProof w:val="0"/>
        </w:rPr>
      </w:pPr>
      <w:r>
        <w:rPr>
          <w:noProof w:val="0"/>
        </w:rPr>
        <w:t>The prompt should return following the fitting process. The outputs from this process are:</w:t>
      </w:r>
    </w:p>
    <w:tbl>
      <w:tblPr>
        <w:tblStyle w:val="TableGrid"/>
        <w:tblW w:w="0" w:type="auto"/>
        <w:tblLook w:val="04A0" w:firstRow="1" w:lastRow="0" w:firstColumn="1" w:lastColumn="0" w:noHBand="0" w:noVBand="1"/>
      </w:tblPr>
      <w:tblGrid>
        <w:gridCol w:w="3786"/>
        <w:gridCol w:w="3786"/>
      </w:tblGrid>
      <w:tr w:rsidR="00715FE4" w14:paraId="187E6E2A" w14:textId="77777777" w:rsidTr="00A9155D">
        <w:trPr>
          <w:cnfStyle w:val="100000000000" w:firstRow="1" w:lastRow="0" w:firstColumn="0" w:lastColumn="0" w:oddVBand="0" w:evenVBand="0" w:oddHBand="0" w:evenHBand="0" w:firstRowFirstColumn="0" w:firstRowLastColumn="0" w:lastRowFirstColumn="0" w:lastRowLastColumn="0"/>
        </w:trPr>
        <w:tc>
          <w:tcPr>
            <w:tcW w:w="3786" w:type="dxa"/>
          </w:tcPr>
          <w:p w14:paraId="04FFE3E2" w14:textId="77777777" w:rsidR="00715FE4" w:rsidRDefault="00715FE4" w:rsidP="00A9155D">
            <w:r>
              <w:t>Filename</w:t>
            </w:r>
          </w:p>
        </w:tc>
        <w:tc>
          <w:tcPr>
            <w:tcW w:w="3786" w:type="dxa"/>
          </w:tcPr>
          <w:p w14:paraId="67D604AE" w14:textId="77777777" w:rsidR="00715FE4" w:rsidRDefault="00715FE4" w:rsidP="00A9155D">
            <w:r>
              <w:t>Contains</w:t>
            </w:r>
          </w:p>
        </w:tc>
      </w:tr>
    </w:tbl>
    <w:p w14:paraId="45550AC3" w14:textId="77777777" w:rsidR="00970B6C" w:rsidRDefault="00970B6C" w:rsidP="00970B6C">
      <w:pPr>
        <w:ind w:left="2070" w:hanging="2070"/>
        <w:rPr>
          <w:sz w:val="18"/>
          <w:szCs w:val="18"/>
        </w:rPr>
      </w:pPr>
    </w:p>
    <w:p w14:paraId="6A8ABBF2" w14:textId="77777777" w:rsidR="00970B6C" w:rsidRDefault="003F0DC0" w:rsidP="00970B6C">
      <w:pPr>
        <w:ind w:left="2070" w:hanging="2070"/>
        <w:rPr>
          <w:sz w:val="18"/>
          <w:szCs w:val="18"/>
        </w:rPr>
      </w:pPr>
      <w:r w:rsidRPr="00970B6C">
        <w:rPr>
          <w:noProof w:val="0"/>
        </w:rPr>
        <w:t>barset.npy</w:t>
      </w:r>
      <w:r w:rsidR="00970B6C" w:rsidRPr="00970B6C">
        <w:rPr>
          <w:noProof w:val="0"/>
        </w:rPr>
        <w:tab/>
      </w:r>
      <w:r w:rsidR="00970B6C" w:rsidRPr="00970B6C">
        <w:rPr>
          <w:noProof w:val="0"/>
        </w:rPr>
        <w:tab/>
        <w:t>bar positions for each slit are specified</w:t>
      </w:r>
    </w:p>
    <w:p w14:paraId="67591C56" w14:textId="77777777" w:rsidR="00970B6C" w:rsidRDefault="003F0DC0" w:rsidP="00970B6C">
      <w:pPr>
        <w:ind w:left="2070" w:hanging="2070"/>
        <w:rPr>
          <w:noProof w:val="0"/>
        </w:rPr>
      </w:pPr>
      <w:r w:rsidRPr="00970B6C">
        <w:rPr>
          <w:noProof w:val="0"/>
        </w:rPr>
        <w:t>lambda_center_coeffs_wave_stack_</w:t>
      </w:r>
      <w:r w:rsidR="00970B6C" w:rsidRPr="00970B6C">
        <w:rPr>
          <w:noProof w:val="0"/>
        </w:rPr>
        <w:t>band</w:t>
      </w:r>
      <w:r w:rsidRPr="00970B6C">
        <w:rPr>
          <w:noProof w:val="0"/>
        </w:rPr>
        <w:t>_</w:t>
      </w:r>
      <w:r w:rsidR="00970B6C" w:rsidRPr="00970B6C">
        <w:rPr>
          <w:noProof w:val="0"/>
        </w:rPr>
        <w:t>filenames</w:t>
      </w:r>
      <w:r w:rsidRPr="00970B6C">
        <w:rPr>
          <w:noProof w:val="0"/>
        </w:rPr>
        <w:t>.npy</w:t>
      </w:r>
    </w:p>
    <w:p w14:paraId="60A0FEE2" w14:textId="77777777" w:rsidR="00CB2B65" w:rsidRDefault="00970B6C" w:rsidP="00D65EC3">
      <w:pPr>
        <w:ind w:left="2070" w:hanging="2070"/>
        <w:rPr>
          <w:sz w:val="18"/>
          <w:szCs w:val="18"/>
        </w:rPr>
      </w:pPr>
      <w:r>
        <w:rPr>
          <w:noProof w:val="0"/>
        </w:rPr>
        <w:tab/>
      </w:r>
      <w:r>
        <w:rPr>
          <w:noProof w:val="0"/>
        </w:rPr>
        <w:tab/>
        <w:t>The coefficients of the fit and positions of the mea</w:t>
      </w:r>
      <w:r>
        <w:rPr>
          <w:noProof w:val="0"/>
        </w:rPr>
        <w:t>s</w:t>
      </w:r>
      <w:r>
        <w:rPr>
          <w:noProof w:val="0"/>
        </w:rPr>
        <w:t>ured lines.</w:t>
      </w:r>
    </w:p>
    <w:p w14:paraId="1B5F16AB" w14:textId="77777777" w:rsidR="00D65EC3" w:rsidRPr="00D65EC3" w:rsidRDefault="00D65EC3" w:rsidP="00D65EC3">
      <w:pPr>
        <w:ind w:left="2070" w:hanging="2070"/>
        <w:rPr>
          <w:sz w:val="18"/>
          <w:szCs w:val="18"/>
        </w:rPr>
      </w:pPr>
    </w:p>
    <w:p w14:paraId="29F56D8C" w14:textId="77777777" w:rsidR="00CB2B65" w:rsidRDefault="00CB2B65" w:rsidP="00CB2B65">
      <w:pPr>
        <w:pStyle w:val="Heading2"/>
      </w:pPr>
      <w:r>
        <w:t>Wavelength fitting for the entire slit</w:t>
      </w:r>
    </w:p>
    <w:p w14:paraId="47785C04" w14:textId="77777777" w:rsidR="006D0780" w:rsidRDefault="00CB2B65" w:rsidP="006D0780">
      <w:pPr>
        <w:rPr>
          <w:noProof w:val="0"/>
        </w:rPr>
      </w:pPr>
      <w:r>
        <w:t xml:space="preserve">The </w:t>
      </w:r>
      <w:r w:rsidR="00C303C7">
        <w:t>next</w:t>
      </w:r>
      <w:r>
        <w:t xml:space="preserve"> step in the wavelength fitting process is to propogate the solution spatially along each slit. To complete this process we uncomment the line in the Driver.py file: </w:t>
      </w:r>
      <w:r w:rsidRPr="00CB2B65">
        <w:rPr>
          <w:noProof w:val="0"/>
        </w:rPr>
        <w:t xml:space="preserve"> </w:t>
      </w:r>
    </w:p>
    <w:p w14:paraId="6F6EDC38" w14:textId="77777777" w:rsidR="006D0780" w:rsidRDefault="00CB2B65" w:rsidP="006D0780">
      <w:pPr>
        <w:rPr>
          <w:rFonts w:ascii="Courier" w:hAnsi="Courier"/>
          <w:noProof w:val="0"/>
          <w:sz w:val="16"/>
          <w:szCs w:val="16"/>
        </w:rPr>
      </w:pPr>
      <w:r w:rsidRPr="009C2EE8">
        <w:rPr>
          <w:rFonts w:ascii="Courier" w:hAnsi="Courier"/>
          <w:noProof w:val="0"/>
          <w:sz w:val="16"/>
          <w:szCs w:val="16"/>
        </w:rPr>
        <w:t>#Wavelength.fit_lambda(maskname, band, obsfiles, obsfiles, waveops)</w:t>
      </w:r>
    </w:p>
    <w:p w14:paraId="0B033739" w14:textId="77777777" w:rsidR="009C2EE8" w:rsidRPr="009C2EE8" w:rsidRDefault="009C2EE8" w:rsidP="006D0780">
      <w:pPr>
        <w:rPr>
          <w:rFonts w:ascii="Courier" w:hAnsi="Courier"/>
          <w:noProof w:val="0"/>
          <w:sz w:val="16"/>
          <w:szCs w:val="16"/>
        </w:rPr>
      </w:pPr>
    </w:p>
    <w:p w14:paraId="156A4852" w14:textId="77777777" w:rsidR="006D0780" w:rsidRDefault="006D0780" w:rsidP="006D0780">
      <w:pPr>
        <w:ind w:firstLine="0"/>
        <w:rPr>
          <w:noProof w:val="0"/>
        </w:rPr>
      </w:pPr>
      <w:r>
        <w:rPr>
          <w:noProof w:val="0"/>
        </w:rPr>
        <w:t>This is one of the longer running processes and the output should look som</w:t>
      </w:r>
      <w:r>
        <w:rPr>
          <w:noProof w:val="0"/>
        </w:rPr>
        <w:t>e</w:t>
      </w:r>
      <w:r>
        <w:rPr>
          <w:noProof w:val="0"/>
        </w:rPr>
        <w:t>thing like:</w:t>
      </w:r>
    </w:p>
    <w:p w14:paraId="296537A0" w14:textId="77777777" w:rsidR="006D0780" w:rsidRPr="006D0780" w:rsidRDefault="006D0780" w:rsidP="006D0780">
      <w:pPr>
        <w:ind w:left="720" w:firstLine="0"/>
        <w:rPr>
          <w:noProof w:val="0"/>
          <w:sz w:val="16"/>
          <w:szCs w:val="16"/>
        </w:rPr>
      </w:pPr>
      <w:r w:rsidRPr="006D0780">
        <w:rPr>
          <w:noProof w:val="0"/>
          <w:sz w:val="16"/>
          <w:szCs w:val="16"/>
        </w:rPr>
        <w:t>....</w:t>
      </w:r>
    </w:p>
    <w:p w14:paraId="2B13B3B1" w14:textId="77777777" w:rsidR="006D0780" w:rsidRPr="006D0780" w:rsidRDefault="006D0780" w:rsidP="006D0780">
      <w:pPr>
        <w:ind w:left="720" w:firstLine="0"/>
        <w:rPr>
          <w:noProof w:val="0"/>
          <w:sz w:val="16"/>
          <w:szCs w:val="16"/>
        </w:rPr>
      </w:pPr>
      <w:r w:rsidRPr="006D0780">
        <w:rPr>
          <w:noProof w:val="0"/>
          <w:sz w:val="16"/>
          <w:szCs w:val="16"/>
        </w:rPr>
        <w:t>resid ang S09 @ p 978: 0.10 rms 0.07 mad [shift-22]</w:t>
      </w:r>
    </w:p>
    <w:p w14:paraId="2DE15A7A" w14:textId="77777777" w:rsidR="006D0780" w:rsidRPr="006D0780" w:rsidRDefault="006D0780" w:rsidP="006D0780">
      <w:pPr>
        <w:ind w:left="720" w:firstLine="0"/>
        <w:rPr>
          <w:noProof w:val="0"/>
          <w:sz w:val="16"/>
          <w:szCs w:val="16"/>
        </w:rPr>
      </w:pPr>
      <w:r w:rsidRPr="006D0780">
        <w:rPr>
          <w:noProof w:val="0"/>
          <w:sz w:val="16"/>
          <w:szCs w:val="16"/>
        </w:rPr>
        <w:t>resid ang S09 @ p 979: 0.09 rms 0.06 mad [shift-22]</w:t>
      </w:r>
    </w:p>
    <w:p w14:paraId="3958D79B" w14:textId="77777777" w:rsidR="006D0780" w:rsidRPr="006D0780" w:rsidRDefault="006D0780" w:rsidP="006D0780">
      <w:pPr>
        <w:ind w:left="720" w:firstLine="0"/>
        <w:rPr>
          <w:noProof w:val="0"/>
          <w:sz w:val="16"/>
          <w:szCs w:val="16"/>
        </w:rPr>
      </w:pPr>
      <w:r w:rsidRPr="006D0780">
        <w:rPr>
          <w:noProof w:val="0"/>
          <w:sz w:val="16"/>
          <w:szCs w:val="16"/>
        </w:rPr>
        <w:t>resid ang S09 @ p 980: 0.10 rms 0.06 mad [shift-22]</w:t>
      </w:r>
    </w:p>
    <w:p w14:paraId="2054349F" w14:textId="77777777" w:rsidR="006D0780" w:rsidRPr="006D0780" w:rsidRDefault="006D0780" w:rsidP="006D0780">
      <w:pPr>
        <w:ind w:left="720" w:firstLine="0"/>
        <w:rPr>
          <w:noProof w:val="0"/>
          <w:sz w:val="16"/>
          <w:szCs w:val="16"/>
        </w:rPr>
      </w:pPr>
      <w:r w:rsidRPr="006D0780">
        <w:rPr>
          <w:noProof w:val="0"/>
          <w:sz w:val="16"/>
          <w:szCs w:val="16"/>
        </w:rPr>
        <w:t>resid ang S09 @ p 981: 0.09 rms 0.06 mad [shift-22]</w:t>
      </w:r>
    </w:p>
    <w:p w14:paraId="59736D09" w14:textId="77777777" w:rsidR="006D0780" w:rsidRPr="006D0780" w:rsidRDefault="006D0780" w:rsidP="006D0780">
      <w:pPr>
        <w:ind w:left="720" w:firstLine="0"/>
        <w:rPr>
          <w:noProof w:val="0"/>
          <w:sz w:val="16"/>
          <w:szCs w:val="16"/>
        </w:rPr>
      </w:pPr>
      <w:r w:rsidRPr="006D0780">
        <w:rPr>
          <w:noProof w:val="0"/>
          <w:sz w:val="16"/>
          <w:szCs w:val="16"/>
        </w:rPr>
        <w:t>resid ang S09 @ p 982: 0.08 rms 0.05 mad [shift-22]</w:t>
      </w:r>
    </w:p>
    <w:p w14:paraId="3C2AD1BB" w14:textId="77777777" w:rsidR="006D0780" w:rsidRPr="006D0780" w:rsidRDefault="006D0780" w:rsidP="006D0780">
      <w:pPr>
        <w:ind w:left="720" w:firstLine="0"/>
        <w:rPr>
          <w:noProof w:val="0"/>
          <w:sz w:val="16"/>
          <w:szCs w:val="16"/>
        </w:rPr>
      </w:pPr>
      <w:r w:rsidRPr="006D0780">
        <w:rPr>
          <w:noProof w:val="0"/>
          <w:sz w:val="16"/>
          <w:szCs w:val="16"/>
        </w:rPr>
        <w:lastRenderedPageBreak/>
        <w:t>resid ang S09 @ p 983: 0.08 rms 0.04 mad [shift-22]</w:t>
      </w:r>
    </w:p>
    <w:p w14:paraId="51BCB625" w14:textId="77777777" w:rsidR="006D0780" w:rsidRPr="006D0780" w:rsidRDefault="006D0780" w:rsidP="006D0780">
      <w:pPr>
        <w:ind w:left="720" w:firstLine="0"/>
        <w:rPr>
          <w:noProof w:val="0"/>
          <w:sz w:val="16"/>
          <w:szCs w:val="16"/>
        </w:rPr>
      </w:pPr>
      <w:r w:rsidRPr="006D0780">
        <w:rPr>
          <w:noProof w:val="0"/>
          <w:sz w:val="16"/>
          <w:szCs w:val="16"/>
        </w:rPr>
        <w:t>….</w:t>
      </w:r>
    </w:p>
    <w:p w14:paraId="4FA480A8" w14:textId="77777777" w:rsidR="006D0780" w:rsidRDefault="006D0780" w:rsidP="006D0780">
      <w:pPr>
        <w:rPr>
          <w:noProof w:val="0"/>
        </w:rPr>
      </w:pPr>
    </w:p>
    <w:p w14:paraId="74E8975A" w14:textId="77777777" w:rsidR="003F0DC0" w:rsidRDefault="006D0780" w:rsidP="006D0780">
      <w:pPr>
        <w:rPr>
          <w:noProof w:val="0"/>
        </w:rPr>
      </w:pPr>
      <w:r>
        <w:rPr>
          <w:noProof w:val="0"/>
        </w:rPr>
        <w:t>T</w:t>
      </w:r>
      <w:r w:rsidR="003F0DC0">
        <w:rPr>
          <w:noProof w:val="0"/>
        </w:rPr>
        <w:t>he prompt should return following the fitting process. The outputs from this process are:</w:t>
      </w:r>
    </w:p>
    <w:tbl>
      <w:tblPr>
        <w:tblStyle w:val="TableGrid"/>
        <w:tblW w:w="0" w:type="auto"/>
        <w:tblLook w:val="04A0" w:firstRow="1" w:lastRow="0" w:firstColumn="1" w:lastColumn="0" w:noHBand="0" w:noVBand="1"/>
      </w:tblPr>
      <w:tblGrid>
        <w:gridCol w:w="3786"/>
        <w:gridCol w:w="3786"/>
      </w:tblGrid>
      <w:tr w:rsidR="00081560" w14:paraId="3B7DC24E" w14:textId="77777777" w:rsidTr="00D32C85">
        <w:trPr>
          <w:cnfStyle w:val="100000000000" w:firstRow="1" w:lastRow="0" w:firstColumn="0" w:lastColumn="0" w:oddVBand="0" w:evenVBand="0" w:oddHBand="0" w:evenHBand="0" w:firstRowFirstColumn="0" w:firstRowLastColumn="0" w:lastRowFirstColumn="0" w:lastRowLastColumn="0"/>
        </w:trPr>
        <w:tc>
          <w:tcPr>
            <w:tcW w:w="3786" w:type="dxa"/>
          </w:tcPr>
          <w:p w14:paraId="1A034E3C" w14:textId="77777777" w:rsidR="00081560" w:rsidRDefault="00081560" w:rsidP="00D32C85">
            <w:r>
              <w:t>Filename</w:t>
            </w:r>
          </w:p>
        </w:tc>
        <w:tc>
          <w:tcPr>
            <w:tcW w:w="3786" w:type="dxa"/>
          </w:tcPr>
          <w:p w14:paraId="0BDD1510" w14:textId="77777777" w:rsidR="00081560" w:rsidRDefault="00081560" w:rsidP="00D32C85">
            <w:r>
              <w:t>Contains</w:t>
            </w:r>
          </w:p>
        </w:tc>
      </w:tr>
    </w:tbl>
    <w:p w14:paraId="62940CB7" w14:textId="77777777" w:rsidR="00081560" w:rsidRDefault="00081560" w:rsidP="00081560">
      <w:pPr>
        <w:ind w:left="2070" w:hanging="2070"/>
        <w:rPr>
          <w:sz w:val="18"/>
          <w:szCs w:val="18"/>
        </w:rPr>
      </w:pPr>
    </w:p>
    <w:p w14:paraId="64B8B546" w14:textId="77777777" w:rsidR="00081560" w:rsidRPr="009C2EE8" w:rsidRDefault="00081560" w:rsidP="00081560">
      <w:pPr>
        <w:rPr>
          <w:rFonts w:ascii="Courier" w:hAnsi="Courier"/>
          <w:noProof w:val="0"/>
          <w:sz w:val="16"/>
          <w:szCs w:val="16"/>
        </w:rPr>
      </w:pPr>
      <w:r w:rsidRPr="009C2EE8">
        <w:rPr>
          <w:rFonts w:ascii="Courier" w:hAnsi="Courier"/>
          <w:noProof w:val="0"/>
          <w:sz w:val="16"/>
          <w:szCs w:val="16"/>
        </w:rPr>
        <w:t>lambda_coeffs_wave_stack_J_m130114_0443-0445.npy</w:t>
      </w:r>
    </w:p>
    <w:p w14:paraId="1D0F34BE" w14:textId="77777777" w:rsidR="00081560" w:rsidRPr="009C2EE8" w:rsidRDefault="00081560" w:rsidP="00081560">
      <w:pPr>
        <w:rPr>
          <w:rFonts w:ascii="Courier" w:hAnsi="Courier"/>
          <w:noProof w:val="0"/>
          <w:sz w:val="16"/>
          <w:szCs w:val="16"/>
        </w:rPr>
      </w:pPr>
      <w:r w:rsidRPr="009C2EE8">
        <w:rPr>
          <w:rFonts w:ascii="Courier" w:hAnsi="Courier"/>
          <w:noProof w:val="0"/>
          <w:sz w:val="16"/>
          <w:szCs w:val="16"/>
        </w:rPr>
        <w:tab/>
      </w:r>
      <w:r w:rsidRPr="009C2EE8">
        <w:rPr>
          <w:rFonts w:ascii="Courier" w:hAnsi="Courier"/>
          <w:noProof w:val="0"/>
          <w:sz w:val="16"/>
          <w:szCs w:val="16"/>
        </w:rPr>
        <w:tab/>
      </w:r>
      <w:r w:rsidRPr="009C2EE8">
        <w:rPr>
          <w:rFonts w:ascii="Courier" w:hAnsi="Courier"/>
          <w:noProof w:val="0"/>
          <w:sz w:val="16"/>
          <w:szCs w:val="16"/>
        </w:rPr>
        <w:tab/>
        <w:t>coefficients of the fit for each row within the slit.</w:t>
      </w:r>
    </w:p>
    <w:p w14:paraId="6B672F98" w14:textId="77777777" w:rsidR="00C303C7" w:rsidRDefault="00C303C7" w:rsidP="00C303C7">
      <w:pPr>
        <w:rPr>
          <w:noProof w:val="0"/>
        </w:rPr>
      </w:pPr>
    </w:p>
    <w:p w14:paraId="7099BA80" w14:textId="77777777" w:rsidR="00C303C7" w:rsidRDefault="00C303C7" w:rsidP="00C303C7">
      <w:pPr>
        <w:pStyle w:val="Heading2"/>
      </w:pPr>
      <w:r>
        <w:t>Apply the wavelength solution.</w:t>
      </w:r>
    </w:p>
    <w:p w14:paraId="5494AA13" w14:textId="77777777" w:rsidR="00C303C7" w:rsidRPr="00C303C7" w:rsidRDefault="00C303C7" w:rsidP="00C303C7">
      <w:pPr>
        <w:pStyle w:val="Firstparagraph"/>
      </w:pPr>
    </w:p>
    <w:p w14:paraId="664D7231" w14:textId="77777777" w:rsidR="00C303C7" w:rsidRDefault="00C303C7" w:rsidP="00C303C7">
      <w:pPr>
        <w:rPr>
          <w:noProof w:val="0"/>
        </w:rPr>
      </w:pPr>
      <w:r>
        <w:t xml:space="preserve">The last step in the wavelength fitting process is to apply the solution and create maps of the wavelength for the data set. To complete this process we uncomment the line in the Driver.py file: </w:t>
      </w:r>
      <w:r w:rsidRPr="00CB2B65">
        <w:rPr>
          <w:noProof w:val="0"/>
        </w:rPr>
        <w:t xml:space="preserve"> </w:t>
      </w:r>
    </w:p>
    <w:p w14:paraId="4422B318" w14:textId="77777777" w:rsidR="00C303C7" w:rsidRDefault="00C303C7" w:rsidP="00C303C7">
      <w:pPr>
        <w:ind w:firstLine="0"/>
        <w:rPr>
          <w:noProof w:val="0"/>
        </w:rPr>
      </w:pPr>
      <w:r>
        <w:rPr>
          <w:noProof w:val="0"/>
        </w:rPr>
        <w:t xml:space="preserve">      #</w:t>
      </w:r>
      <w:r w:rsidRPr="00C303C7">
        <w:rPr>
          <w:noProof w:val="0"/>
        </w:rPr>
        <w:t>Wavelength.apply_lambda_simple(maskname, band, obsfiles, waveops)</w:t>
      </w:r>
    </w:p>
    <w:p w14:paraId="023D6BC6" w14:textId="77777777" w:rsidR="00C303C7" w:rsidRDefault="00C303C7" w:rsidP="00C303C7">
      <w:pPr>
        <w:ind w:firstLine="0"/>
        <w:rPr>
          <w:noProof w:val="0"/>
        </w:rPr>
      </w:pPr>
      <w:r>
        <w:rPr>
          <w:noProof w:val="0"/>
        </w:rPr>
        <w:t xml:space="preserve"> </w:t>
      </w:r>
    </w:p>
    <w:p w14:paraId="095C4C6C" w14:textId="77777777" w:rsidR="00C303C7" w:rsidRDefault="00C303C7" w:rsidP="00C303C7">
      <w:pPr>
        <w:rPr>
          <w:noProof w:val="0"/>
        </w:rPr>
      </w:pPr>
      <w:r>
        <w:rPr>
          <w:noProof w:val="0"/>
        </w:rPr>
        <w:t>The prompt should return following the fitting process. The outputs from this process are:</w:t>
      </w:r>
    </w:p>
    <w:tbl>
      <w:tblPr>
        <w:tblStyle w:val="TableGrid"/>
        <w:tblW w:w="0" w:type="auto"/>
        <w:tblLook w:val="04A0" w:firstRow="1" w:lastRow="0" w:firstColumn="1" w:lastColumn="0" w:noHBand="0" w:noVBand="1"/>
      </w:tblPr>
      <w:tblGrid>
        <w:gridCol w:w="3786"/>
        <w:gridCol w:w="3786"/>
      </w:tblGrid>
      <w:tr w:rsidR="00C303C7" w14:paraId="51A465DF" w14:textId="77777777" w:rsidTr="00C303C7">
        <w:trPr>
          <w:cnfStyle w:val="100000000000" w:firstRow="1" w:lastRow="0" w:firstColumn="0" w:lastColumn="0" w:oddVBand="0" w:evenVBand="0" w:oddHBand="0" w:evenHBand="0" w:firstRowFirstColumn="0" w:firstRowLastColumn="0" w:lastRowFirstColumn="0" w:lastRowLastColumn="0"/>
        </w:trPr>
        <w:tc>
          <w:tcPr>
            <w:tcW w:w="3786" w:type="dxa"/>
          </w:tcPr>
          <w:p w14:paraId="34EC7546" w14:textId="77777777" w:rsidR="00C303C7" w:rsidRDefault="00C303C7" w:rsidP="00C303C7">
            <w:r>
              <w:t>Filename</w:t>
            </w:r>
          </w:p>
        </w:tc>
        <w:tc>
          <w:tcPr>
            <w:tcW w:w="3786" w:type="dxa"/>
          </w:tcPr>
          <w:p w14:paraId="6E5BC513" w14:textId="77777777" w:rsidR="00C303C7" w:rsidRDefault="00C303C7" w:rsidP="00C303C7">
            <w:r>
              <w:t>Contains</w:t>
            </w:r>
          </w:p>
        </w:tc>
      </w:tr>
    </w:tbl>
    <w:p w14:paraId="2AE4F6E7" w14:textId="77777777" w:rsidR="00C303C7" w:rsidRDefault="00C303C7" w:rsidP="00C303C7">
      <w:pPr>
        <w:ind w:left="2070" w:hanging="2070"/>
        <w:rPr>
          <w:sz w:val="18"/>
          <w:szCs w:val="18"/>
        </w:rPr>
      </w:pPr>
    </w:p>
    <w:p w14:paraId="2CE0BC0F" w14:textId="77777777" w:rsidR="00853B05" w:rsidRPr="009C2EE8" w:rsidRDefault="00C303C7" w:rsidP="00853B05">
      <w:pPr>
        <w:rPr>
          <w:rFonts w:ascii="Courier" w:hAnsi="Courier"/>
          <w:noProof w:val="0"/>
          <w:sz w:val="18"/>
          <w:szCs w:val="18"/>
        </w:rPr>
      </w:pPr>
      <w:r w:rsidRPr="009C2EE8">
        <w:rPr>
          <w:rFonts w:ascii="Courier" w:hAnsi="Courier"/>
          <w:noProof w:val="0"/>
          <w:sz w:val="18"/>
          <w:szCs w:val="18"/>
        </w:rPr>
        <w:t>lambda_solution_wave</w:t>
      </w:r>
      <w:r w:rsidR="00853B05" w:rsidRPr="009C2EE8">
        <w:rPr>
          <w:rFonts w:ascii="Courier" w:hAnsi="Courier"/>
          <w:noProof w:val="0"/>
          <w:sz w:val="18"/>
          <w:szCs w:val="18"/>
        </w:rPr>
        <w:t>_stack_J_m130114_0443-0445.fits – contains a map of the wavelength for each pixel in the spectra</w:t>
      </w:r>
    </w:p>
    <w:p w14:paraId="449B5182" w14:textId="77777777" w:rsidR="00C303C7" w:rsidRPr="009C2EE8" w:rsidRDefault="009C2EE8" w:rsidP="00853B05">
      <w:pPr>
        <w:ind w:firstLine="0"/>
        <w:rPr>
          <w:rFonts w:ascii="Courier" w:hAnsi="Courier"/>
          <w:noProof w:val="0"/>
          <w:sz w:val="18"/>
          <w:szCs w:val="18"/>
        </w:rPr>
      </w:pPr>
      <w:r>
        <w:rPr>
          <w:rFonts w:ascii="Courier" w:hAnsi="Courier"/>
          <w:noProof w:val="0"/>
          <w:sz w:val="18"/>
          <w:szCs w:val="18"/>
        </w:rPr>
        <w:t xml:space="preserve">   </w:t>
      </w:r>
      <w:r w:rsidR="00C303C7" w:rsidRPr="009C2EE8">
        <w:rPr>
          <w:rFonts w:ascii="Courier" w:hAnsi="Courier"/>
          <w:noProof w:val="0"/>
          <w:sz w:val="18"/>
          <w:szCs w:val="18"/>
        </w:rPr>
        <w:t>sigs_solution_wave</w:t>
      </w:r>
      <w:r w:rsidR="00853B05" w:rsidRPr="009C2EE8">
        <w:rPr>
          <w:rFonts w:ascii="Courier" w:hAnsi="Courier"/>
          <w:noProof w:val="0"/>
          <w:sz w:val="18"/>
          <w:szCs w:val="18"/>
        </w:rPr>
        <w:t>_stack_J_m130114_0443-0445.fits –contains the uncertainty in the measured wavelength position for each pixel in the spectra</w:t>
      </w:r>
    </w:p>
    <w:p w14:paraId="1592BBB3" w14:textId="77777777" w:rsidR="00C303C7" w:rsidRPr="00EE3A34" w:rsidRDefault="00C303C7" w:rsidP="00EE3A34">
      <w:pPr>
        <w:rPr>
          <w:rFonts w:ascii="Courier" w:hAnsi="Courier"/>
          <w:noProof w:val="0"/>
          <w:sz w:val="18"/>
          <w:szCs w:val="18"/>
        </w:rPr>
      </w:pPr>
      <w:r w:rsidRPr="009C2EE8">
        <w:rPr>
          <w:rFonts w:ascii="Courier" w:hAnsi="Courier"/>
          <w:noProof w:val="0"/>
          <w:sz w:val="18"/>
          <w:szCs w:val="18"/>
        </w:rPr>
        <w:t>rectified_wave</w:t>
      </w:r>
      <w:r w:rsidR="00853B05" w:rsidRPr="009C2EE8">
        <w:rPr>
          <w:rFonts w:ascii="Courier" w:hAnsi="Courier"/>
          <w:noProof w:val="0"/>
          <w:sz w:val="18"/>
          <w:szCs w:val="18"/>
        </w:rPr>
        <w:t xml:space="preserve">_stack_J_m130114_0443-0445.fits – contains the </w:t>
      </w:r>
      <w:r w:rsidR="009C2EE8" w:rsidRPr="009C2EE8">
        <w:rPr>
          <w:rFonts w:ascii="Courier" w:hAnsi="Courier"/>
          <w:noProof w:val="0"/>
          <w:sz w:val="18"/>
          <w:szCs w:val="18"/>
        </w:rPr>
        <w:t>spatially</w:t>
      </w:r>
      <w:r w:rsidR="00853B05" w:rsidRPr="009C2EE8">
        <w:rPr>
          <w:rFonts w:ascii="Courier" w:hAnsi="Courier"/>
          <w:noProof w:val="0"/>
          <w:sz w:val="18"/>
          <w:szCs w:val="18"/>
        </w:rPr>
        <w:t xml:space="preserve"> and wavelength rectified resampled sky emission. A column in the image contains all pixels at the same wavelength.</w:t>
      </w:r>
    </w:p>
    <w:p w14:paraId="393782D7" w14:textId="77777777" w:rsidR="00975F2C" w:rsidRDefault="00975F2C" w:rsidP="00DD2B68">
      <w:pPr>
        <w:pStyle w:val="Heading1"/>
      </w:pPr>
      <w:r>
        <w:t>Wavelength Calibration – K band</w:t>
      </w:r>
      <w:r w:rsidR="009C75DA">
        <w:t>: merging arcs and skys</w:t>
      </w:r>
      <w:r>
        <w:t>:</w:t>
      </w:r>
    </w:p>
    <w:p w14:paraId="21A35084" w14:textId="77777777" w:rsidR="007628FE" w:rsidRDefault="008E10F5" w:rsidP="00C91788">
      <w:pPr>
        <w:pStyle w:val="Firstparagraph"/>
        <w:ind w:firstLine="340"/>
      </w:pPr>
      <w:r w:rsidRPr="0092522C">
        <w:t>The night sky lines at the red end of the K-band are too faint to achieve small-fraction of a pixel RMS wavelength calibration. You will have to observe a Neon</w:t>
      </w:r>
      <w:r w:rsidR="007628FE">
        <w:t xml:space="preserve"> and Argon</w:t>
      </w:r>
      <w:r w:rsidRPr="0092522C">
        <w:t xml:space="preserve"> arc lamp</w:t>
      </w:r>
      <w:r w:rsidR="00B8115E">
        <w:t>s</w:t>
      </w:r>
      <w:r w:rsidRPr="0092522C">
        <w:t xml:space="preserve"> during your afternoon calibrations. </w:t>
      </w:r>
      <w:r w:rsidR="007628FE">
        <w:t>By default, the calibration script at the observatory is setup to acquire both the Ne and Argon arcs.</w:t>
      </w:r>
    </w:p>
    <w:p w14:paraId="1154ACB3" w14:textId="77777777" w:rsidR="008E10F5" w:rsidRPr="00C91788" w:rsidRDefault="008E10F5" w:rsidP="00C91788">
      <w:pPr>
        <w:pStyle w:val="Firstparagraph"/>
        <w:ind w:firstLine="340"/>
        <w:rPr>
          <w:i/>
        </w:rPr>
      </w:pPr>
      <w:r w:rsidRPr="0092522C">
        <w:t>Because the beams emminating from the arclamp do not follow the same path as the beams coming from the sky, there will be a slight difference between the two solutions. For the afformentioned beam matching reason, the most accurate solution is the night sky lines. Thus, the code has to be clever about merging the two solutions.</w:t>
      </w:r>
    </w:p>
    <w:p w14:paraId="78721335" w14:textId="77777777" w:rsidR="00E06E8C" w:rsidRDefault="00B8115E" w:rsidP="009C75DA">
      <w:r>
        <w:t xml:space="preserve"> </w:t>
      </w:r>
      <w:r w:rsidR="009C75DA">
        <w:t xml:space="preserve">The following subsections describe the additional steps that are necessary to process the arcline data and combine the arcs and night sky line wavelength solutions. </w:t>
      </w:r>
    </w:p>
    <w:p w14:paraId="4B57E3B2" w14:textId="77777777" w:rsidR="009C75DA" w:rsidRDefault="009C75DA" w:rsidP="009C75DA"/>
    <w:p w14:paraId="05C6FEDB" w14:textId="77777777" w:rsidR="009C75DA" w:rsidRDefault="009C75DA" w:rsidP="009C75DA">
      <w:pPr>
        <w:pStyle w:val="Heading2"/>
      </w:pPr>
      <w:r>
        <w:t>Combine the arc line spectra</w:t>
      </w:r>
    </w:p>
    <w:p w14:paraId="3E2BCD35" w14:textId="77777777" w:rsidR="00E06E8C" w:rsidRDefault="009C75DA" w:rsidP="00E06E8C">
      <w:pPr>
        <w:ind w:firstLine="0"/>
      </w:pPr>
      <w:r>
        <w:t xml:space="preserve">Just like the step in section 8.1 where you combined the science frames to create nightsky line spectra, we first need to combine the arcline data. The </w:t>
      </w:r>
      <w:r>
        <w:lastRenderedPageBreak/>
        <w:t>arcs are typically three files and you should see them listed in the Ne.txt and Ar.txt file lists in your K band sub directory. To combine the images simply uncomment and run:</w:t>
      </w:r>
    </w:p>
    <w:p w14:paraId="316C4631" w14:textId="77777777" w:rsidR="00E06E8C" w:rsidRPr="009C75DA" w:rsidRDefault="00E06E8C" w:rsidP="009C75DA">
      <w:pPr>
        <w:ind w:left="360" w:firstLine="0"/>
        <w:rPr>
          <w:rFonts w:ascii="Courier" w:hAnsi="Courier"/>
          <w:sz w:val="18"/>
          <w:szCs w:val="18"/>
        </w:rPr>
      </w:pPr>
      <w:r w:rsidRPr="009C75DA">
        <w:rPr>
          <w:rFonts w:ascii="Courier" w:hAnsi="Courier"/>
          <w:sz w:val="18"/>
          <w:szCs w:val="18"/>
        </w:rPr>
        <w:t xml:space="preserve">Wavelength.imcombine('Ne.txt', maskname, band, waveops)                                                                                                    </w:t>
      </w:r>
    </w:p>
    <w:p w14:paraId="21CD9AC6" w14:textId="77777777" w:rsidR="00E06E8C" w:rsidRPr="009C75DA" w:rsidRDefault="00E06E8C" w:rsidP="009C75DA">
      <w:pPr>
        <w:ind w:left="360" w:firstLine="0"/>
        <w:rPr>
          <w:rFonts w:ascii="Courier" w:hAnsi="Courier"/>
          <w:sz w:val="18"/>
          <w:szCs w:val="18"/>
        </w:rPr>
      </w:pPr>
      <w:r w:rsidRPr="009C75DA">
        <w:rPr>
          <w:rFonts w:ascii="Courier" w:hAnsi="Courier"/>
          <w:sz w:val="18"/>
          <w:szCs w:val="18"/>
        </w:rPr>
        <w:t xml:space="preserve">Wavelength.imcombine('Ar.txt', maskname, band, waveops)                                                                                                    </w:t>
      </w:r>
    </w:p>
    <w:p w14:paraId="67B750A7" w14:textId="77777777" w:rsidR="00E06E8C" w:rsidRDefault="00E06E8C" w:rsidP="00E06E8C">
      <w:pPr>
        <w:ind w:firstLine="0"/>
      </w:pPr>
    </w:p>
    <w:p w14:paraId="7E9E15BE" w14:textId="77777777" w:rsidR="002D3A30" w:rsidRDefault="002D3A30" w:rsidP="00E06E8C">
      <w:pPr>
        <w:ind w:firstLine="0"/>
      </w:pPr>
    </w:p>
    <w:p w14:paraId="11B51CA0" w14:textId="77777777" w:rsidR="002D3A30" w:rsidRDefault="002D3A30" w:rsidP="00E06E8C">
      <w:pPr>
        <w:ind w:firstLine="0"/>
      </w:pPr>
    </w:p>
    <w:p w14:paraId="6C17F0AD" w14:textId="77777777" w:rsidR="009C75DA" w:rsidRDefault="009C75DA" w:rsidP="00E06E8C">
      <w:pPr>
        <w:ind w:firstLine="0"/>
      </w:pPr>
    </w:p>
    <w:p w14:paraId="6D7912C8" w14:textId="77777777" w:rsidR="002D3A30" w:rsidRDefault="002D3A30" w:rsidP="002D3A30">
      <w:pPr>
        <w:pStyle w:val="Heading2"/>
      </w:pPr>
      <w:r>
        <w:t xml:space="preserve">Identify arc lines using night sky solution </w:t>
      </w:r>
    </w:p>
    <w:p w14:paraId="58D27F43" w14:textId="77777777" w:rsidR="00C6134C" w:rsidRDefault="002D3A30" w:rsidP="00A36454">
      <w:pPr>
        <w:ind w:firstLine="0"/>
      </w:pPr>
      <w:r>
        <w:t>Instead</w:t>
      </w:r>
      <w:r w:rsidR="009C75DA">
        <w:t xml:space="preserve"> of having to interactively determine the wavelenth solution for the arcs like we did in section 8.2 for the night sky lines, we are going to use the solutions for the night sky lines as a first approximation for the arcs. This may usually be done because the arcs differ from the night sky lines by a fractions of pixels. </w:t>
      </w:r>
      <w:r w:rsidR="00C6134C">
        <w:t xml:space="preserve">You are welcome to interactively solve the neon lamp solution with the </w:t>
      </w:r>
      <w:r w:rsidR="00C6134C" w:rsidRPr="00A75865">
        <w:t>Wavelength.fit_lambda_interactively</w:t>
      </w:r>
      <w:r w:rsidR="00A36454">
        <w:t xml:space="preserve"> routine</w:t>
      </w:r>
      <w:r w:rsidR="00C6134C">
        <w:t xml:space="preserve">; however, </w:t>
      </w:r>
      <w:r w:rsidR="00A36454">
        <w:t>the need to run the interactive solution method</w:t>
      </w:r>
      <w:r w:rsidR="00C6134C">
        <w:t xml:space="preserve"> should be rare. </w:t>
      </w:r>
    </w:p>
    <w:p w14:paraId="1E6909E1" w14:textId="77777777" w:rsidR="00A36454" w:rsidRDefault="00A36454" w:rsidP="00A36454">
      <w:pPr>
        <w:ind w:firstLine="0"/>
      </w:pPr>
    </w:p>
    <w:p w14:paraId="3EACBCBA" w14:textId="77777777" w:rsidR="00A36454" w:rsidRDefault="00A36454" w:rsidP="00A36454">
      <w:pPr>
        <w:ind w:firstLine="0"/>
      </w:pPr>
      <w:r>
        <w:t>To apply the solution from the night sky lines to the arcs center slit position, uncomment and run the following lines.</w:t>
      </w:r>
    </w:p>
    <w:p w14:paraId="03D10A0F" w14:textId="77777777" w:rsidR="00A36454" w:rsidRPr="002D3A30" w:rsidRDefault="00A36454" w:rsidP="00A36454">
      <w:pPr>
        <w:ind w:left="720" w:hanging="360"/>
        <w:jc w:val="left"/>
        <w:rPr>
          <w:rFonts w:ascii="Courier" w:hAnsi="Courier"/>
          <w:sz w:val="18"/>
          <w:szCs w:val="18"/>
        </w:rPr>
      </w:pPr>
      <w:r w:rsidRPr="002D3A30">
        <w:rPr>
          <w:rFonts w:ascii="Courier" w:hAnsi="Courier"/>
          <w:sz w:val="18"/>
          <w:szCs w:val="18"/>
        </w:rPr>
        <w:t xml:space="preserve">Wavelength.apply_interactive(maskname, band, waveops, apply=obsfiles, to='Ne.txt', neon=True)                                                              </w:t>
      </w:r>
    </w:p>
    <w:p w14:paraId="057B96CD" w14:textId="77777777" w:rsidR="00A36454" w:rsidRPr="002D3A30" w:rsidRDefault="00A36454" w:rsidP="00A36454">
      <w:pPr>
        <w:ind w:left="720" w:hanging="360"/>
        <w:jc w:val="left"/>
        <w:rPr>
          <w:rFonts w:ascii="Courier" w:hAnsi="Courier"/>
          <w:sz w:val="18"/>
          <w:szCs w:val="18"/>
        </w:rPr>
      </w:pPr>
      <w:r w:rsidRPr="002D3A30">
        <w:rPr>
          <w:rFonts w:ascii="Courier" w:hAnsi="Courier"/>
          <w:sz w:val="18"/>
          <w:szCs w:val="18"/>
        </w:rPr>
        <w:t xml:space="preserve">Wavelength.apply_interactive(maskname, band, waveops, apply=obsfiles, to='Ar.txt', argon=True)                                                             </w:t>
      </w:r>
    </w:p>
    <w:p w14:paraId="7154F689" w14:textId="77777777" w:rsidR="00C6134C" w:rsidRDefault="00C6134C" w:rsidP="00C6134C"/>
    <w:p w14:paraId="6382CB38" w14:textId="77777777" w:rsidR="00C6134C" w:rsidRDefault="00C6134C" w:rsidP="00C6134C">
      <w:r>
        <w:t>This step, when run will produce output like:</w:t>
      </w:r>
    </w:p>
    <w:p w14:paraId="2BBB2173" w14:textId="77777777" w:rsidR="00C6134C" w:rsidRDefault="00C6134C" w:rsidP="00C6134C">
      <w:pPr>
        <w:pStyle w:val="Quote"/>
      </w:pPr>
      <w:r>
        <w:t>slitno  1 STD: 0.16 MAD: 0.06</w:t>
      </w:r>
    </w:p>
    <w:p w14:paraId="44FF0727" w14:textId="77777777" w:rsidR="00C6134C" w:rsidRDefault="00C6134C" w:rsidP="00C6134C">
      <w:pPr>
        <w:pStyle w:val="Quote"/>
      </w:pPr>
      <w:r>
        <w:t>slitno  2 STD: 0.03 MAD: 0.02</w:t>
      </w:r>
    </w:p>
    <w:p w14:paraId="06C23CDC" w14:textId="77777777" w:rsidR="00C6134C" w:rsidRDefault="00C6134C" w:rsidP="00C6134C">
      <w:pPr>
        <w:pStyle w:val="Quote"/>
      </w:pPr>
      <w:r>
        <w:t>slitno  3 STD: 0.04 MAD: 0.04</w:t>
      </w:r>
    </w:p>
    <w:p w14:paraId="64A587A8" w14:textId="77777777" w:rsidR="00C6134C" w:rsidRDefault="00C6134C" w:rsidP="00C6134C">
      <w:pPr>
        <w:pStyle w:val="Quote"/>
      </w:pPr>
      <w:r>
        <w:t>slitno  4 STD: 0.05 MAD: 0.01</w:t>
      </w:r>
    </w:p>
    <w:p w14:paraId="3D5219AA" w14:textId="77777777" w:rsidR="00C6134C" w:rsidRDefault="00C6134C" w:rsidP="00C6134C"/>
    <w:p w14:paraId="11AF5C3D" w14:textId="77777777" w:rsidR="009C75DA" w:rsidRDefault="00C6134C" w:rsidP="00A36454">
      <w:r>
        <w:t>For each slit, a new solution is generated for the neon line. The output mimics that described previously where STD is the standard deviation and MAD is the median absolute deviation in angstroms.</w:t>
      </w:r>
    </w:p>
    <w:p w14:paraId="0F723C99" w14:textId="77777777" w:rsidR="002D3A30" w:rsidRDefault="002D3A30" w:rsidP="002D3A30">
      <w:pPr>
        <w:pStyle w:val="Heading2"/>
      </w:pPr>
      <w:r>
        <w:t>Wavelength fitting for the entire slit using arcs</w:t>
      </w:r>
    </w:p>
    <w:p w14:paraId="2C8B620B" w14:textId="77777777" w:rsidR="002D3A30" w:rsidRDefault="002D3A30" w:rsidP="002D3A30">
      <w:pPr>
        <w:pStyle w:val="Heading2"/>
        <w:numPr>
          <w:ilvl w:val="0"/>
          <w:numId w:val="0"/>
        </w:numPr>
      </w:pPr>
      <w:r>
        <w:t>Th next step in the wavelength fitting process is to propogate the arc solution spatially along each slit. Again this is the same process essentially as the fit for the night sky lines. This moves along each row for the slit to determine a wavelenth solution. The output files are comperable to those in step 8.3</w:t>
      </w:r>
    </w:p>
    <w:p w14:paraId="7A3D1D21" w14:textId="77777777" w:rsidR="00E06E8C" w:rsidRPr="002D3A30" w:rsidRDefault="00E06E8C" w:rsidP="002D3A30">
      <w:pPr>
        <w:ind w:left="720" w:hanging="360"/>
        <w:rPr>
          <w:rFonts w:ascii="Courier" w:hAnsi="Courier"/>
          <w:sz w:val="18"/>
          <w:szCs w:val="18"/>
        </w:rPr>
      </w:pPr>
      <w:r w:rsidRPr="002D3A30">
        <w:rPr>
          <w:rFonts w:ascii="Courier" w:hAnsi="Courier"/>
          <w:sz w:val="18"/>
          <w:szCs w:val="18"/>
        </w:rPr>
        <w:t xml:space="preserve">Wavelength.fit_lambda(maskname, band, 'Ne.txt', 'Ne.txt', waveops, wavenames2='Ar.txt')                                                                    </w:t>
      </w:r>
    </w:p>
    <w:p w14:paraId="159372BA" w14:textId="77777777" w:rsidR="00E06E8C" w:rsidRDefault="00E06E8C" w:rsidP="00E06E8C">
      <w:pPr>
        <w:ind w:firstLine="0"/>
      </w:pPr>
    </w:p>
    <w:p w14:paraId="54A5073C" w14:textId="77777777" w:rsidR="002D3A30" w:rsidRDefault="002D3A30" w:rsidP="00E06E8C">
      <w:pPr>
        <w:ind w:firstLine="0"/>
      </w:pPr>
      <w:r>
        <w:t>You will note that the Ar.txt file is listed as an optional argument. If you choose not to use the Argon lamps, then you may simply remove the optional wavenames2 and execute this using only the Ne arcs.</w:t>
      </w:r>
    </w:p>
    <w:p w14:paraId="5A137571" w14:textId="77777777" w:rsidR="002D3A30" w:rsidRDefault="002D3A30" w:rsidP="00E06E8C">
      <w:pPr>
        <w:ind w:firstLine="0"/>
      </w:pPr>
    </w:p>
    <w:p w14:paraId="378D586D" w14:textId="77777777" w:rsidR="002D3A30" w:rsidRDefault="002D3A30" w:rsidP="00E06E8C">
      <w:pPr>
        <w:ind w:firstLine="0"/>
      </w:pPr>
      <w:r>
        <w:t>Again, this process takes some time to complete.</w:t>
      </w:r>
    </w:p>
    <w:p w14:paraId="44862869" w14:textId="77777777" w:rsidR="002D3A30" w:rsidRDefault="002D3A30" w:rsidP="002D3A30">
      <w:pPr>
        <w:pStyle w:val="Heading2"/>
      </w:pPr>
      <w:r>
        <w:t>Merge the arc and sky lists</w:t>
      </w:r>
    </w:p>
    <w:p w14:paraId="69C923AD" w14:textId="77777777" w:rsidR="002D3A30" w:rsidRDefault="002D3A30" w:rsidP="002D3A30">
      <w:pPr>
        <w:ind w:firstLine="0"/>
      </w:pPr>
    </w:p>
    <w:p w14:paraId="646A9463" w14:textId="77777777" w:rsidR="002D3A30" w:rsidRDefault="002D3A30" w:rsidP="002D3A30">
      <w:pPr>
        <w:ind w:firstLine="0"/>
      </w:pPr>
      <w:r>
        <w:t xml:space="preserve">In this portion of the procedure, we merge the two lists. These commands may not be run individually. Instead any command containing the variable LROI needs to be run in one mospy driver file session in order to pass the LROI variable. </w:t>
      </w:r>
      <w:r w:rsidR="00C6134C">
        <w:t xml:space="preserve">In this section we determin the offsets between the region of overlap between the nightskylines and the arclines. A plot of that region is displayed. To move on you will have to close the plot. </w:t>
      </w:r>
    </w:p>
    <w:p w14:paraId="67CB936C" w14:textId="77777777" w:rsidR="002D3A30" w:rsidRDefault="002D3A30" w:rsidP="002D3A30">
      <w:pPr>
        <w:ind w:firstLine="0"/>
      </w:pPr>
    </w:p>
    <w:p w14:paraId="07E380F0" w14:textId="77777777" w:rsidR="00C6134C" w:rsidRDefault="00C6134C" w:rsidP="002D3A30">
      <w:pPr>
        <w:ind w:firstLine="0"/>
      </w:pPr>
      <w:r>
        <w:t>To execute this step you will need to uncomment the following lines in the driver file.</w:t>
      </w:r>
    </w:p>
    <w:p w14:paraId="3DD61D7A" w14:textId="77777777" w:rsidR="00C6134C" w:rsidRDefault="00C6134C" w:rsidP="00E06E8C">
      <w:pPr>
        <w:ind w:firstLine="0"/>
      </w:pPr>
    </w:p>
    <w:p w14:paraId="5A35A431" w14:textId="77777777" w:rsidR="00E06E8C" w:rsidRPr="00C6134C" w:rsidRDefault="00E06E8C" w:rsidP="00C6134C">
      <w:pPr>
        <w:ind w:left="720" w:hanging="360"/>
        <w:jc w:val="left"/>
        <w:rPr>
          <w:rFonts w:ascii="Courier" w:hAnsi="Courier"/>
          <w:sz w:val="18"/>
          <w:szCs w:val="18"/>
        </w:rPr>
      </w:pPr>
      <w:r w:rsidRPr="00C6134C">
        <w:rPr>
          <w:rFonts w:ascii="Courier" w:hAnsi="Courier"/>
          <w:sz w:val="18"/>
          <w:szCs w:val="18"/>
        </w:rPr>
        <w:t xml:space="preserve">LROI = [[21000, 22800]] * 1                                                                                                                                </w:t>
      </w:r>
    </w:p>
    <w:p w14:paraId="56E8C198" w14:textId="77777777" w:rsidR="00501712" w:rsidRPr="00C6134C" w:rsidRDefault="00E06E8C" w:rsidP="00C6134C">
      <w:pPr>
        <w:ind w:left="720" w:hanging="360"/>
        <w:jc w:val="left"/>
        <w:rPr>
          <w:rFonts w:ascii="Courier" w:hAnsi="Courier"/>
          <w:sz w:val="18"/>
          <w:szCs w:val="18"/>
        </w:rPr>
      </w:pPr>
      <w:r w:rsidRPr="00C6134C">
        <w:rPr>
          <w:rFonts w:ascii="Courier" w:hAnsi="Courier"/>
          <w:sz w:val="18"/>
          <w:szCs w:val="18"/>
        </w:rPr>
        <w:t xml:space="preserve">LROIs = Wavelength.check_wavelength_roi(maskname, band, obsfiles, 'Ne.txt', LROI, waveops)        </w:t>
      </w:r>
    </w:p>
    <w:p w14:paraId="3A57BD3C" w14:textId="77777777" w:rsidR="00E06E8C" w:rsidRPr="00C6134C" w:rsidRDefault="00E06E8C" w:rsidP="00C6134C">
      <w:pPr>
        <w:ind w:left="720" w:hanging="360"/>
        <w:jc w:val="left"/>
        <w:rPr>
          <w:rFonts w:ascii="Courier" w:hAnsi="Courier"/>
          <w:sz w:val="18"/>
          <w:szCs w:val="18"/>
        </w:rPr>
      </w:pPr>
      <w:r w:rsidRPr="00C6134C">
        <w:rPr>
          <w:rFonts w:ascii="Courier" w:hAnsi="Courier"/>
          <w:sz w:val="18"/>
          <w:szCs w:val="18"/>
        </w:rPr>
        <w:t xml:space="preserve">Wavelength.apply_lambda_simple(maskname, band, 'Ne.txt', waveops)                                                                                          </w:t>
      </w:r>
    </w:p>
    <w:p w14:paraId="5303788B" w14:textId="77777777" w:rsidR="00E06E8C" w:rsidRDefault="00E06E8C" w:rsidP="00C6134C">
      <w:pPr>
        <w:ind w:left="720" w:hanging="360"/>
        <w:jc w:val="left"/>
        <w:rPr>
          <w:rFonts w:ascii="Courier" w:hAnsi="Courier"/>
          <w:sz w:val="18"/>
          <w:szCs w:val="18"/>
        </w:rPr>
      </w:pPr>
      <w:r w:rsidRPr="00C6134C">
        <w:rPr>
          <w:rFonts w:ascii="Courier" w:hAnsi="Courier"/>
          <w:sz w:val="18"/>
          <w:szCs w:val="18"/>
        </w:rPr>
        <w:t xml:space="preserve">Wavelength.apply_lambda_sky_and_arc(maskname, band, obsfiles,  'Ne.txt', LROIs, waveops, neon=True)    </w:t>
      </w:r>
    </w:p>
    <w:p w14:paraId="47344CDB" w14:textId="77777777" w:rsidR="00C6134C" w:rsidRDefault="00C6134C" w:rsidP="00C6134C">
      <w:pPr>
        <w:ind w:left="720" w:hanging="360"/>
        <w:jc w:val="left"/>
        <w:rPr>
          <w:rFonts w:ascii="Courier" w:hAnsi="Courier"/>
          <w:sz w:val="18"/>
          <w:szCs w:val="18"/>
        </w:rPr>
      </w:pPr>
    </w:p>
    <w:p w14:paraId="3C7537AA" w14:textId="77777777" w:rsidR="00C6134C" w:rsidRDefault="00C6134C" w:rsidP="00C6134C">
      <w:pPr>
        <w:ind w:firstLine="0"/>
        <w:jc w:val="left"/>
      </w:pPr>
      <w:r>
        <w:t>The merged output solution will have a filename that looks like:</w:t>
      </w:r>
    </w:p>
    <w:p w14:paraId="77E540E2" w14:textId="77777777" w:rsidR="00C6134C" w:rsidRPr="00C6134C" w:rsidRDefault="00C6134C" w:rsidP="00C6134C">
      <w:pPr>
        <w:ind w:left="720" w:hanging="360"/>
        <w:jc w:val="left"/>
        <w:rPr>
          <w:rFonts w:ascii="Courier" w:hAnsi="Courier"/>
          <w:sz w:val="18"/>
          <w:szCs w:val="18"/>
        </w:rPr>
      </w:pPr>
      <w:r w:rsidRPr="00C6134C">
        <w:rPr>
          <w:rFonts w:ascii="Courier" w:hAnsi="Courier"/>
          <w:sz w:val="18"/>
          <w:szCs w:val="18"/>
        </w:rPr>
        <w:t>merged_lambda_coeffs_wave_stack_K_m130114_0451-0453_and_wave_stack_K_m140508_0197-0199.npy</w:t>
      </w:r>
    </w:p>
    <w:p w14:paraId="30F70CEC" w14:textId="77777777" w:rsidR="00C6134C" w:rsidRPr="00C6134C" w:rsidRDefault="00C6134C" w:rsidP="00C6134C">
      <w:pPr>
        <w:ind w:left="720" w:hanging="360"/>
        <w:jc w:val="left"/>
        <w:rPr>
          <w:rFonts w:ascii="Courier" w:hAnsi="Courier"/>
          <w:sz w:val="18"/>
          <w:szCs w:val="18"/>
        </w:rPr>
      </w:pPr>
      <w:r w:rsidRPr="00C6134C">
        <w:rPr>
          <w:rFonts w:ascii="Courier" w:hAnsi="Courier"/>
          <w:sz w:val="18"/>
          <w:szCs w:val="18"/>
        </w:rPr>
        <w:t>merged_lambda_solution_wave_stack_K_m130114_0451-0453_and_wave_stack_K_m140508_0197-0199.fits</w:t>
      </w:r>
    </w:p>
    <w:p w14:paraId="10B78617" w14:textId="77777777" w:rsidR="00C6134C" w:rsidRDefault="00C6134C" w:rsidP="00C6134C">
      <w:pPr>
        <w:ind w:left="720" w:hanging="360"/>
        <w:jc w:val="left"/>
        <w:rPr>
          <w:rFonts w:ascii="Courier" w:hAnsi="Courier"/>
          <w:sz w:val="18"/>
          <w:szCs w:val="18"/>
        </w:rPr>
      </w:pPr>
      <w:r w:rsidRPr="00C6134C">
        <w:rPr>
          <w:rFonts w:ascii="Courier" w:hAnsi="Courier"/>
          <w:sz w:val="18"/>
          <w:szCs w:val="18"/>
        </w:rPr>
        <w:t>merged_rectified_wave_stack_K_m130114_0451-0453_and_wave_stack_K_m140508_0197-0199.fits.gz</w:t>
      </w:r>
    </w:p>
    <w:p w14:paraId="6B9FD75A" w14:textId="77777777" w:rsidR="00C6134C" w:rsidRPr="00C6134C" w:rsidRDefault="00C6134C" w:rsidP="00C6134C">
      <w:pPr>
        <w:ind w:left="720" w:hanging="360"/>
        <w:jc w:val="left"/>
        <w:rPr>
          <w:rFonts w:ascii="Courier" w:hAnsi="Courier"/>
          <w:sz w:val="18"/>
          <w:szCs w:val="18"/>
        </w:rPr>
      </w:pPr>
    </w:p>
    <w:p w14:paraId="6E157DF8" w14:textId="77777777" w:rsidR="00C6134C" w:rsidRPr="00C6134C" w:rsidRDefault="00C6134C" w:rsidP="00C6134C">
      <w:pPr>
        <w:ind w:firstLine="0"/>
        <w:jc w:val="left"/>
        <w:rPr>
          <w:rFonts w:ascii="Courier" w:hAnsi="Courier"/>
          <w:sz w:val="18"/>
          <w:szCs w:val="18"/>
        </w:rPr>
      </w:pPr>
      <w:r>
        <w:t>The ouput files have the same format as those in section 8.4 and will need to be used as inputs to the Background and Rectify section below.</w:t>
      </w:r>
    </w:p>
    <w:p w14:paraId="498E910C" w14:textId="77777777" w:rsidR="008E10F5" w:rsidRDefault="008E10F5" w:rsidP="00DD2B68">
      <w:pPr>
        <w:pStyle w:val="Heading1"/>
      </w:pPr>
      <w:r>
        <w:t>Background Subtraction</w:t>
      </w:r>
    </w:p>
    <w:p w14:paraId="7D5F603C" w14:textId="77777777" w:rsidR="008E10F5" w:rsidRDefault="008E10F5" w:rsidP="00DD2B68">
      <w:pPr>
        <w:pStyle w:val="Firstparagraph"/>
      </w:pPr>
      <w:r>
        <w:t xml:space="preserve">This DRP assumes that targets are nodded along the slit with integration times as described on the instrument web page. The integration times described were selected such that the shot-noise in the region between night </w:t>
      </w:r>
      <w:r w:rsidR="00D32C85">
        <w:t xml:space="preserve">sky </w:t>
      </w:r>
      <w:r>
        <w:t xml:space="preserve">lines is over 5x larger than the read noise of a 16-fowler sample. For MOSFIRE, we define this as background limited. </w:t>
      </w:r>
    </w:p>
    <w:p w14:paraId="4EFBC6B2" w14:textId="77777777" w:rsidR="008E10F5" w:rsidRDefault="008E10F5" w:rsidP="00DD2B68">
      <w:r>
        <w:t xml:space="preserve">Despite MOSFIRE’s (unprescedented) f/2.0 camera, the desired integration time for background-limited operation is longer than the time for the atmosphere to vary by several percent. As a result, a further background subtraction step is required to remove the residual features. The step is performed by a function called </w:t>
      </w:r>
      <w:r w:rsidRPr="00C05DFF">
        <w:t>background_subtract_helper</w:t>
      </w:r>
      <w:r>
        <w:t xml:space="preserve">() and follows the notation and procedure outlined in Kasen (2003; PASP 115). For most users, you’ll want to use the standard Driver file and not worry about the details. </w:t>
      </w:r>
    </w:p>
    <w:p w14:paraId="2C027FE5" w14:textId="77777777" w:rsidR="00C303C7" w:rsidRDefault="00C303C7" w:rsidP="00DD2B68">
      <w:r>
        <w:t>In the Driver.py file you want to uncomment the following:</w:t>
      </w:r>
    </w:p>
    <w:p w14:paraId="76F136E0" w14:textId="77777777" w:rsidR="00853B05" w:rsidRPr="00853B05" w:rsidRDefault="00853B05" w:rsidP="00853B05">
      <w:pPr>
        <w:rPr>
          <w:rFonts w:ascii="Courier" w:hAnsi="Courier"/>
          <w:sz w:val="20"/>
          <w:szCs w:val="20"/>
        </w:rPr>
      </w:pPr>
      <w:r w:rsidRPr="00853B05">
        <w:rPr>
          <w:rFonts w:ascii="Courier" w:hAnsi="Courier"/>
          <w:sz w:val="20"/>
          <w:szCs w:val="20"/>
        </w:rPr>
        <w:t>Background.handle_background(obsfiles,</w:t>
      </w:r>
    </w:p>
    <w:p w14:paraId="1ED3228B" w14:textId="77777777" w:rsidR="00853B05" w:rsidRPr="00853B05" w:rsidRDefault="00853B05" w:rsidP="00853B05">
      <w:pPr>
        <w:rPr>
          <w:rFonts w:ascii="Courier" w:hAnsi="Courier"/>
          <w:sz w:val="20"/>
          <w:szCs w:val="20"/>
        </w:rPr>
      </w:pPr>
      <w:r w:rsidRPr="00853B05">
        <w:rPr>
          <w:rFonts w:ascii="Courier" w:hAnsi="Courier"/>
          <w:sz w:val="20"/>
          <w:szCs w:val="20"/>
        </w:rPr>
        <w:t xml:space="preserve">    'lambda_solution_wave_stack_J_m130114_0443-0445.fits',</w:t>
      </w:r>
    </w:p>
    <w:p w14:paraId="24E0E904" w14:textId="77777777" w:rsidR="00853B05" w:rsidRPr="00853B05" w:rsidRDefault="00853B05" w:rsidP="00853B05">
      <w:pPr>
        <w:rPr>
          <w:rFonts w:ascii="Courier" w:hAnsi="Courier"/>
          <w:sz w:val="20"/>
          <w:szCs w:val="20"/>
        </w:rPr>
      </w:pPr>
      <w:r w:rsidRPr="00853B05">
        <w:rPr>
          <w:rFonts w:ascii="Courier" w:hAnsi="Courier"/>
          <w:sz w:val="20"/>
          <w:szCs w:val="20"/>
        </w:rPr>
        <w:lastRenderedPageBreak/>
        <w:t xml:space="preserve">    maskname, band, waveops)</w:t>
      </w:r>
    </w:p>
    <w:p w14:paraId="635812F8" w14:textId="77777777" w:rsidR="00853B05" w:rsidRDefault="00853B05" w:rsidP="00853B05"/>
    <w:p w14:paraId="44DCB01A" w14:textId="77777777" w:rsidR="00853B05" w:rsidRDefault="00853B05" w:rsidP="00DD2B68">
      <w:r>
        <w:t xml:space="preserve">The lambda_solution_wave_stack file needs to be updated in your driver file. </w:t>
      </w:r>
      <w:r w:rsidR="00C6134C">
        <w:t xml:space="preserve">If reducing Kband, be sure to use the merged wave_stack solution. </w:t>
      </w:r>
      <w:r>
        <w:t>It is one of the outputs from the las</w:t>
      </w:r>
      <w:r w:rsidR="00C6134C">
        <w:t>t wavelength step (see section 8</w:t>
      </w:r>
      <w:r>
        <w:t>).</w:t>
      </w:r>
    </w:p>
    <w:p w14:paraId="615CA086" w14:textId="77777777" w:rsidR="001642A3" w:rsidRDefault="00853B05" w:rsidP="001642A3">
      <w:r>
        <w:t>In this step:</w:t>
      </w:r>
    </w:p>
    <w:p w14:paraId="39870EAB" w14:textId="77777777" w:rsidR="001642A3" w:rsidRDefault="001642A3" w:rsidP="001642A3">
      <w:pPr>
        <w:pStyle w:val="ListParagraph"/>
        <w:numPr>
          <w:ilvl w:val="0"/>
          <w:numId w:val="40"/>
        </w:numPr>
      </w:pPr>
      <w:r>
        <w:t xml:space="preserve">Apply the flat field corrections </w:t>
      </w:r>
    </w:p>
    <w:p w14:paraId="0D4A95BC" w14:textId="77777777" w:rsidR="00853B05" w:rsidRDefault="00853B05" w:rsidP="001642A3">
      <w:pPr>
        <w:pStyle w:val="ListParagraph"/>
        <w:numPr>
          <w:ilvl w:val="0"/>
          <w:numId w:val="40"/>
        </w:numPr>
      </w:pPr>
      <w:r>
        <w:t>A position files are combined</w:t>
      </w:r>
      <w:r w:rsidR="001642A3">
        <w:t xml:space="preserve"> (Offset_*.txt)</w:t>
      </w:r>
    </w:p>
    <w:p w14:paraId="015EF816" w14:textId="77777777" w:rsidR="00853B05" w:rsidRDefault="00853B05" w:rsidP="00853B05">
      <w:pPr>
        <w:pStyle w:val="ListParagraph"/>
        <w:numPr>
          <w:ilvl w:val="0"/>
          <w:numId w:val="40"/>
        </w:numPr>
      </w:pPr>
      <w:r>
        <w:t>B postion files are combined (</w:t>
      </w:r>
      <w:r w:rsidR="001642A3">
        <w:t>Offset_-*.txt)</w:t>
      </w:r>
    </w:p>
    <w:p w14:paraId="33600C9B" w14:textId="77777777" w:rsidR="001642A3" w:rsidRDefault="001642A3" w:rsidP="001642A3">
      <w:pPr>
        <w:pStyle w:val="ListParagraph"/>
        <w:numPr>
          <w:ilvl w:val="0"/>
          <w:numId w:val="40"/>
        </w:numPr>
      </w:pPr>
      <w:r>
        <w:t>Subtract A-B</w:t>
      </w:r>
    </w:p>
    <w:p w14:paraId="06D05B06" w14:textId="77777777" w:rsidR="001642A3" w:rsidRDefault="001642A3" w:rsidP="001642A3">
      <w:pPr>
        <w:pStyle w:val="ListParagraph"/>
        <w:numPr>
          <w:ilvl w:val="0"/>
          <w:numId w:val="40"/>
        </w:numPr>
      </w:pPr>
      <w:r>
        <w:t>Correct for small differences in the background sky emission</w:t>
      </w:r>
    </w:p>
    <w:p w14:paraId="0240A374" w14:textId="77777777" w:rsidR="00D32C85" w:rsidRPr="00C05DFF" w:rsidRDefault="00D32C85" w:rsidP="00DD2B68"/>
    <w:p w14:paraId="04CB3FB2" w14:textId="77777777" w:rsidR="008E10F5" w:rsidRDefault="008E10F5" w:rsidP="00DD2B68">
      <w:pPr>
        <w:pStyle w:val="Heading2"/>
      </w:pPr>
      <w:r>
        <w:t>Output Files</w:t>
      </w:r>
    </w:p>
    <w:p w14:paraId="04574163" w14:textId="77777777" w:rsidR="0067433E" w:rsidRPr="0067433E" w:rsidRDefault="008E10F5" w:rsidP="0067433E">
      <w:r>
        <w:t>The background subtraction step produces the following files.</w:t>
      </w:r>
      <w:r w:rsidR="0067433E">
        <w:t xml:space="preserve"> </w:t>
      </w:r>
    </w:p>
    <w:p w14:paraId="227417C9" w14:textId="77777777" w:rsidR="0067433E" w:rsidRDefault="0067433E" w:rsidP="0067433E">
      <w:pPr>
        <w:pStyle w:val="Firstparagraph"/>
      </w:pPr>
      <w:r>
        <w:t>As usual elements in [brackets] are replaced with the value for that mask.</w:t>
      </w:r>
    </w:p>
    <w:p w14:paraId="5AC13C05" w14:textId="77777777" w:rsidR="008E10F5" w:rsidRPr="004A7A34" w:rsidRDefault="008E10F5" w:rsidP="00DD2B68"/>
    <w:p w14:paraId="42287DBF" w14:textId="77777777" w:rsidR="008E10F5" w:rsidRDefault="008E10F5" w:rsidP="00DD2B68">
      <w:pPr>
        <w:pStyle w:val="Caption"/>
      </w:pPr>
      <w:r>
        <w:t xml:space="preserve">Table </w:t>
      </w:r>
      <w:r>
        <w:fldChar w:fldCharType="begin"/>
      </w:r>
      <w:r>
        <w:instrText xml:space="preserve"> SEQ Table \* ARABIC </w:instrText>
      </w:r>
      <w:r>
        <w:fldChar w:fldCharType="separate"/>
      </w:r>
      <w:r w:rsidR="009E4F41">
        <w:t>1</w:t>
      </w:r>
      <w:r>
        <w:fldChar w:fldCharType="end"/>
      </w:r>
      <w:r>
        <w:t xml:space="preserve"> - Background subtraction step unrectified outputs. These files are used later in the DRP.</w:t>
      </w:r>
    </w:p>
    <w:tbl>
      <w:tblPr>
        <w:tblStyle w:val="TableGrid"/>
        <w:tblW w:w="0" w:type="auto"/>
        <w:tblLook w:val="04A0" w:firstRow="1" w:lastRow="0" w:firstColumn="1" w:lastColumn="0" w:noHBand="0" w:noVBand="1"/>
      </w:tblPr>
      <w:tblGrid>
        <w:gridCol w:w="4630"/>
        <w:gridCol w:w="2942"/>
      </w:tblGrid>
      <w:tr w:rsidR="00263EFD" w:rsidRPr="00382EE8" w14:paraId="75546603" w14:textId="77777777" w:rsidTr="00263EFD">
        <w:trPr>
          <w:cnfStyle w:val="100000000000" w:firstRow="1" w:lastRow="0" w:firstColumn="0" w:lastColumn="0" w:oddVBand="0" w:evenVBand="0" w:oddHBand="0" w:evenHBand="0" w:firstRowFirstColumn="0" w:firstRowLastColumn="0" w:lastRowFirstColumn="0" w:lastRowLastColumn="0"/>
        </w:trPr>
        <w:tc>
          <w:tcPr>
            <w:tcW w:w="4630" w:type="dxa"/>
          </w:tcPr>
          <w:p w14:paraId="266CD62A" w14:textId="77777777" w:rsidR="00263EFD" w:rsidRDefault="00263EFD" w:rsidP="00DD2B68">
            <w:pPr>
              <w:pStyle w:val="Firstparagraph"/>
            </w:pPr>
            <w:r>
              <w:t>Filename</w:t>
            </w:r>
          </w:p>
        </w:tc>
        <w:tc>
          <w:tcPr>
            <w:tcW w:w="2942" w:type="dxa"/>
          </w:tcPr>
          <w:p w14:paraId="3860D190" w14:textId="77777777" w:rsidR="00263EFD" w:rsidRPr="004A7A34" w:rsidRDefault="00263EFD" w:rsidP="00DD2B68">
            <w:pPr>
              <w:pStyle w:val="Firstparagraph"/>
            </w:pPr>
            <w:r>
              <w:t>Content (units)</w:t>
            </w:r>
          </w:p>
        </w:tc>
      </w:tr>
      <w:tr w:rsidR="00071B32" w:rsidRPr="00382EE8" w14:paraId="5B6AC8A2" w14:textId="77777777" w:rsidTr="00263EFD">
        <w:tc>
          <w:tcPr>
            <w:tcW w:w="4630" w:type="dxa"/>
          </w:tcPr>
          <w:p w14:paraId="41DA8616" w14:textId="77777777" w:rsidR="00071B32" w:rsidRDefault="00071B32" w:rsidP="00DD2B68">
            <w:pPr>
              <w:pStyle w:val="Firstparagraph"/>
            </w:pPr>
            <w:r>
              <w:t>eps_Offset_[###].txt.fits</w:t>
            </w:r>
          </w:p>
        </w:tc>
        <w:tc>
          <w:tcPr>
            <w:tcW w:w="2942" w:type="dxa"/>
          </w:tcPr>
          <w:p w14:paraId="7756E3B7" w14:textId="77777777" w:rsidR="00071B32" w:rsidRPr="00071B32" w:rsidRDefault="00071B32" w:rsidP="00071B32">
            <w:pPr>
              <w:pStyle w:val="Firstparagraph"/>
            </w:pPr>
            <w:r>
              <w:t xml:space="preserve">Average signal in the ### stack </w:t>
            </w:r>
            <w:r w:rsidRPr="004A7A34">
              <w:t>(</w:t>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/s</m:t>
              </m:r>
            </m:oMath>
            <w:r w:rsidRPr="004A7A34">
              <w:t>)</w:t>
            </w:r>
          </w:p>
        </w:tc>
      </w:tr>
      <w:tr w:rsidR="00071B32" w:rsidRPr="00382EE8" w14:paraId="3451209A" w14:textId="77777777" w:rsidTr="00263EFD">
        <w:tc>
          <w:tcPr>
            <w:tcW w:w="4630" w:type="dxa"/>
          </w:tcPr>
          <w:p w14:paraId="2A9FD116" w14:textId="77777777" w:rsidR="00071B32" w:rsidRDefault="00071B32" w:rsidP="00DD2B68">
            <w:pPr>
              <w:pStyle w:val="Firstparagraph"/>
            </w:pPr>
            <w:r>
              <w:t>var_Offset_[###].txt.fits</w:t>
            </w:r>
          </w:p>
        </w:tc>
        <w:tc>
          <w:tcPr>
            <w:tcW w:w="2942" w:type="dxa"/>
          </w:tcPr>
          <w:p w14:paraId="5024F17D" w14:textId="77777777" w:rsidR="00071B32" w:rsidRPr="004A7A34" w:rsidRDefault="00071B32" w:rsidP="00DD2B68">
            <w:pPr>
              <w:pStyle w:val="Firstparagraph"/>
            </w:pPr>
            <w:r>
              <w:t xml:space="preserve">Total variance in each pixel of above file </w:t>
            </w:r>
            <w:r w:rsidRPr="004A7A34">
              <w:t>(</w:t>
            </w:r>
            <m:oMath>
              <m:sSup>
                <m:sSupPr>
                  <m:ctrlPr>
                    <w:rPr>
                      <w:rFonts w:ascii="Cambria Math" w:hAnsi="Cambria Math"/>
                      <w:i/>
                    </w:rPr>
                  </m:ctrlPr>
                </m:sSupPr>
                <m:e>
                  <m:sSup>
                    <m:sSupPr>
                      <m:ctrlPr>
                        <w:rPr>
                          <w:rFonts w:ascii="Cambria Math" w:hAnsi="Cambria Math"/>
                          <w:i/>
                        </w:rPr>
                      </m:ctrlPr>
                    </m:sSupPr>
                    <m:e>
                      <m:r>
                        <w:rPr>
                          <w:rFonts w:ascii="Cambria Math" w:hAnsi="Cambria Math"/>
                        </w:rPr>
                        <m:t>e</m:t>
                      </m:r>
                    </m:e>
                    <m:sup>
                      <m:r>
                        <w:rPr>
                          <w:rFonts w:ascii="Cambria Math" w:hAnsi="Cambria Math"/>
                        </w:rPr>
                        <m:t>-</m:t>
                      </m:r>
                    </m:sup>
                  </m:sSup>
                </m:e>
                <m:sup>
                  <m:r>
                    <w:rPr>
                      <w:rFonts w:ascii="Cambria Math" w:hAnsi="Cambria Math"/>
                    </w:rPr>
                    <m:t>2</m:t>
                  </m:r>
                </m:sup>
              </m:sSup>
            </m:oMath>
            <w:r w:rsidRPr="004A7A34">
              <w:t>)</w:t>
            </w:r>
          </w:p>
        </w:tc>
      </w:tr>
      <w:tr w:rsidR="00071B32" w:rsidRPr="00382EE8" w14:paraId="30B60264" w14:textId="77777777" w:rsidTr="00263EFD">
        <w:tc>
          <w:tcPr>
            <w:tcW w:w="4630" w:type="dxa"/>
          </w:tcPr>
          <w:p w14:paraId="275C85C5" w14:textId="77777777" w:rsidR="00071B32" w:rsidRDefault="00071B32" w:rsidP="00DD2B68">
            <w:pPr>
              <w:pStyle w:val="Firstparagraph"/>
            </w:pPr>
            <w:r>
              <w:t>itimes_Offset_[###].txt.fits</w:t>
            </w:r>
          </w:p>
        </w:tc>
        <w:tc>
          <w:tcPr>
            <w:tcW w:w="2942" w:type="dxa"/>
          </w:tcPr>
          <w:p w14:paraId="23849788" w14:textId="77777777" w:rsidR="00071B32" w:rsidRPr="004A7A34" w:rsidRDefault="00071B32" w:rsidP="00071B32">
            <w:pPr>
              <w:pStyle w:val="Firstparagraph"/>
            </w:pPr>
            <w:r>
              <w:t>Total exposure time in each pixel of above files (</w:t>
            </w:r>
            <m:oMath>
              <m:r>
                <w:rPr>
                  <w:rFonts w:ascii="Cambria Math" w:hAnsi="Cambria Math"/>
                </w:rPr>
                <m:t>s</m:t>
              </m:r>
            </m:oMath>
            <w:r w:rsidRPr="004A7A34">
              <w:t>)</w:t>
            </w:r>
          </w:p>
        </w:tc>
      </w:tr>
      <w:tr w:rsidR="008E10F5" w:rsidRPr="00382EE8" w14:paraId="6B0ADD18" w14:textId="77777777" w:rsidTr="00263EFD">
        <w:tc>
          <w:tcPr>
            <w:tcW w:w="4630" w:type="dxa"/>
          </w:tcPr>
          <w:p w14:paraId="518682D4" w14:textId="77777777" w:rsidR="008E10F5" w:rsidRPr="00382EE8" w:rsidRDefault="008E10F5" w:rsidP="00DD2B68">
            <w:pPr>
              <w:pStyle w:val="Firstparagraph"/>
            </w:pPr>
            <w:r>
              <w:t>sub_[maskname]</w:t>
            </w:r>
            <w:r w:rsidRPr="00382EE8">
              <w:t xml:space="preserve"> _[bandname]_[plan].fits</w:t>
            </w:r>
          </w:p>
        </w:tc>
        <w:tc>
          <w:tcPr>
            <w:tcW w:w="2942" w:type="dxa"/>
          </w:tcPr>
          <w:p w14:paraId="3055EA50" w14:textId="77777777" w:rsidR="008E10F5" w:rsidRPr="004A7A34" w:rsidRDefault="0067433E" w:rsidP="0067433E">
            <w:pPr>
              <w:pStyle w:val="Firstparagraph"/>
            </w:pPr>
            <w:r>
              <w:t xml:space="preserve">Difference (but non background subtracted) file </w:t>
            </w:r>
            <w:r w:rsidR="008E10F5" w:rsidRPr="004A7A34">
              <w:t>(</w:t>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/s</m:t>
              </m:r>
            </m:oMath>
            <w:r w:rsidR="008E10F5" w:rsidRPr="004A7A34">
              <w:t>)</w:t>
            </w:r>
          </w:p>
        </w:tc>
      </w:tr>
      <w:tr w:rsidR="008E10F5" w:rsidRPr="00382EE8" w14:paraId="39F43B35" w14:textId="77777777" w:rsidTr="00263EFD">
        <w:tc>
          <w:tcPr>
            <w:tcW w:w="4630" w:type="dxa"/>
          </w:tcPr>
          <w:p w14:paraId="1AD0E05A" w14:textId="77777777" w:rsidR="008E10F5" w:rsidRPr="00382EE8" w:rsidRDefault="008E10F5" w:rsidP="00DD2B68">
            <w:pPr>
              <w:pStyle w:val="Firstparagraph"/>
            </w:pPr>
            <w:r>
              <w:t>bsub_</w:t>
            </w:r>
            <w:r w:rsidRPr="00382EE8">
              <w:t>[maskname]_</w:t>
            </w:r>
            <w:r>
              <w:t>{</w:t>
            </w:r>
            <w:r w:rsidRPr="00382EE8">
              <w:t xml:space="preserve"> bandname]_[plan].fits</w:t>
            </w:r>
          </w:p>
        </w:tc>
        <w:tc>
          <w:tcPr>
            <w:tcW w:w="2942" w:type="dxa"/>
          </w:tcPr>
          <w:p w14:paraId="5A3B8F45" w14:textId="77777777" w:rsidR="008E10F5" w:rsidRPr="004A7A34" w:rsidRDefault="008E10F5" w:rsidP="00DD2B68">
            <w:pPr>
              <w:pStyle w:val="Firstparagraph"/>
            </w:pPr>
            <w:r>
              <w:t>Background subtracted s</w:t>
            </w:r>
            <w:r w:rsidRPr="004A7A34">
              <w:t>ignal (</w:t>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/s</m:t>
              </m:r>
            </m:oMath>
            <w:r w:rsidRPr="004A7A34">
              <w:t>)</w:t>
            </w:r>
          </w:p>
        </w:tc>
      </w:tr>
      <w:tr w:rsidR="008E10F5" w:rsidRPr="00382EE8" w14:paraId="2DEC9E31" w14:textId="77777777" w:rsidTr="00263EFD">
        <w:tc>
          <w:tcPr>
            <w:tcW w:w="4630" w:type="dxa"/>
          </w:tcPr>
          <w:p w14:paraId="699044BB" w14:textId="77777777" w:rsidR="008E10F5" w:rsidRPr="00382EE8" w:rsidRDefault="008E10F5" w:rsidP="00DD2B68">
            <w:pPr>
              <w:pStyle w:val="Firstparagraph"/>
            </w:pPr>
            <w:r>
              <w:t>bmod_</w:t>
            </w:r>
            <w:r w:rsidRPr="00382EE8">
              <w:t>[maskname]_</w:t>
            </w:r>
            <w:r>
              <w:t>{</w:t>
            </w:r>
            <w:r w:rsidRPr="00382EE8">
              <w:t xml:space="preserve"> bandname]_[plan].fits</w:t>
            </w:r>
          </w:p>
        </w:tc>
        <w:tc>
          <w:tcPr>
            <w:tcW w:w="2942" w:type="dxa"/>
          </w:tcPr>
          <w:p w14:paraId="5EA9AA06" w14:textId="77777777" w:rsidR="008E10F5" w:rsidRPr="00382EE8" w:rsidRDefault="008E10F5" w:rsidP="00DD2B68">
            <w:pPr>
              <w:pStyle w:val="Firstparagraph"/>
            </w:pPr>
            <w:r>
              <w:t xml:space="preserve">Background model signal </w:t>
            </w:r>
            <w:r w:rsidRPr="004A7A34">
              <w:t>(</w:t>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/s</m:t>
              </m:r>
            </m:oMath>
            <w:r w:rsidRPr="004A7A34">
              <w:t>)</w:t>
            </w:r>
          </w:p>
        </w:tc>
      </w:tr>
      <w:tr w:rsidR="008E10F5" w:rsidRPr="00382EE8" w14:paraId="3F9479F0" w14:textId="77777777" w:rsidTr="00263EFD">
        <w:tc>
          <w:tcPr>
            <w:tcW w:w="4630" w:type="dxa"/>
          </w:tcPr>
          <w:p w14:paraId="697D9ADC" w14:textId="77777777" w:rsidR="008E10F5" w:rsidRPr="00382EE8" w:rsidRDefault="0067433E" w:rsidP="00DD2B68">
            <w:pPr>
              <w:pStyle w:val="Firstparagraph"/>
            </w:pPr>
            <w:r>
              <w:t>var</w:t>
            </w:r>
            <w:r w:rsidR="008E10F5">
              <w:t>_</w:t>
            </w:r>
            <w:r w:rsidR="008E10F5" w:rsidRPr="00382EE8">
              <w:t>[maskname]_</w:t>
            </w:r>
            <w:r w:rsidR="008E10F5">
              <w:t>{</w:t>
            </w:r>
            <w:r w:rsidR="008E10F5" w:rsidRPr="00382EE8">
              <w:t xml:space="preserve"> bandname]_[plan].fits</w:t>
            </w:r>
          </w:p>
        </w:tc>
        <w:tc>
          <w:tcPr>
            <w:tcW w:w="2942" w:type="dxa"/>
          </w:tcPr>
          <w:p w14:paraId="12AADAB1" w14:textId="77777777" w:rsidR="008E10F5" w:rsidRPr="00382EE8" w:rsidRDefault="0067433E" w:rsidP="0067433E">
            <w:pPr>
              <w:pStyle w:val="Firstparagraph"/>
            </w:pPr>
            <w:r>
              <w:t>Total variance</w:t>
            </w:r>
            <w:r w:rsidR="008E10F5">
              <w:t xml:space="preserve"> </w:t>
            </w:r>
            <m:oMath>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e</m:t>
                      </m:r>
                    </m:e>
                    <m:sup>
                      <m:r>
                        <w:rPr>
                          <w:rFonts w:ascii="Cambria Math" w:hAnsi="Cambria Math"/>
                        </w:rPr>
                        <m:t>-</m:t>
                      </m:r>
                    </m:sup>
                  </m:sSup>
                </m:e>
                <m:sup>
                  <m:r>
                    <w:rPr>
                      <w:rFonts w:ascii="Cambria Math" w:hAnsi="Cambria Math"/>
                    </w:rPr>
                    <m:t>2</m:t>
                  </m:r>
                </m:sup>
              </m:sSup>
              <m:r>
                <w:rPr>
                  <w:rFonts w:ascii="Cambria Math" w:hAnsi="Cambria Math"/>
                </w:rPr>
                <m:t>)</m:t>
              </m:r>
            </m:oMath>
          </w:p>
        </w:tc>
      </w:tr>
      <w:tr w:rsidR="008E10F5" w:rsidRPr="00382EE8" w14:paraId="20A304D0" w14:textId="77777777" w:rsidTr="00263EFD">
        <w:tc>
          <w:tcPr>
            <w:tcW w:w="4630" w:type="dxa"/>
          </w:tcPr>
          <w:p w14:paraId="3E16CA86" w14:textId="77777777" w:rsidR="008E10F5" w:rsidRDefault="008E10F5" w:rsidP="00DD2B68">
            <w:pPr>
              <w:pStyle w:val="Firstparagraph"/>
            </w:pPr>
            <w:r>
              <w:t>itime_</w:t>
            </w:r>
            <w:r w:rsidRPr="00382EE8">
              <w:t>[maskname]_</w:t>
            </w:r>
            <w:r>
              <w:t>{</w:t>
            </w:r>
            <w:r w:rsidRPr="00382EE8">
              <w:t xml:space="preserve"> bandname]_[plan].fits</w:t>
            </w:r>
          </w:p>
        </w:tc>
        <w:tc>
          <w:tcPr>
            <w:tcW w:w="2942" w:type="dxa"/>
          </w:tcPr>
          <w:p w14:paraId="0B644475" w14:textId="77777777" w:rsidR="008E10F5" w:rsidRDefault="0067433E" w:rsidP="00DD2B68">
            <w:pPr>
              <w:pStyle w:val="Firstparagraph"/>
            </w:pPr>
            <w:r>
              <w:t>Average integration</w:t>
            </w:r>
            <w:r w:rsidR="00CD4E59">
              <w:t xml:space="preserve"> time </w:t>
            </w:r>
            <m:oMath>
              <m:r>
                <w:rPr>
                  <w:rFonts w:ascii="Cambria Math" w:hAnsi="Cambria Math"/>
                </w:rPr>
                <m:t>(s)</m:t>
              </m:r>
            </m:oMath>
          </w:p>
        </w:tc>
      </w:tr>
    </w:tbl>
    <w:p w14:paraId="28FC5DE8" w14:textId="77777777" w:rsidR="0067433E" w:rsidRDefault="0067433E" w:rsidP="00DD2B68">
      <w:pPr>
        <w:pStyle w:val="Firstparagraph"/>
      </w:pPr>
    </w:p>
    <w:p w14:paraId="74AB458D" w14:textId="77777777" w:rsidR="0067433E" w:rsidRDefault="0067433E" w:rsidP="00DD2B68">
      <w:pPr>
        <w:pStyle w:val="Firstparagraph"/>
      </w:pPr>
      <w:r>
        <w:t>There is redundant information in the above set of files. For instance:</w:t>
      </w:r>
    </w:p>
    <w:p w14:paraId="69981BDF" w14:textId="77777777" w:rsidR="0067433E" w:rsidRDefault="0067433E" w:rsidP="0067433E">
      <w:pPr>
        <w:pStyle w:val="Quote"/>
      </w:pPr>
      <w:r>
        <w:t>sub_Mask_K_A-B.fits = eps_Offset_1.5.txt.fits – eps_Offset_-1.5.txt.fits</w:t>
      </w:r>
    </w:p>
    <w:p w14:paraId="0B72185A" w14:textId="77777777" w:rsidR="0067433E" w:rsidRDefault="0067433E" w:rsidP="0067433E">
      <w:pPr>
        <w:pStyle w:val="Quote"/>
      </w:pPr>
      <w:r>
        <w:t>var_Mask_K_A-B.fits = var_Offset_1.5.txt.fits + var_Offset_1.5.txt.fits</w:t>
      </w:r>
    </w:p>
    <w:p w14:paraId="331CDC1C" w14:textId="77777777" w:rsidR="0067433E" w:rsidRPr="0067433E" w:rsidRDefault="0067433E" w:rsidP="0067433E">
      <w:pPr>
        <w:pStyle w:val="Quote"/>
      </w:pPr>
      <w:r>
        <w:t>itime_Mask_K_A-B.fits = mean(itime_Offset_1.5.txt.fits, itime_Offset_1.5.t.xt.fits)</w:t>
      </w:r>
    </w:p>
    <w:p w14:paraId="7534E67A" w14:textId="77777777" w:rsidR="0067433E" w:rsidRDefault="0067433E" w:rsidP="00DD2B68">
      <w:pPr>
        <w:pStyle w:val="Firstparagraph"/>
      </w:pPr>
      <w:r>
        <w:t>If you want to drill further into how these are constructed, examine the Background.py imcombine and handle_background functions.</w:t>
      </w:r>
    </w:p>
    <w:p w14:paraId="097ABB07" w14:textId="77777777" w:rsidR="001642A3" w:rsidRDefault="001642A3" w:rsidP="00D3472D">
      <w:pPr>
        <w:ind w:firstLine="0"/>
      </w:pPr>
    </w:p>
    <w:p w14:paraId="4465B3D0" w14:textId="77777777" w:rsidR="008E10F5" w:rsidRPr="00A44D37" w:rsidRDefault="008E10F5" w:rsidP="00DD2B68">
      <w:r>
        <w:t xml:space="preserve">Recitified outputs are also computed as tabulated in </w:t>
      </w:r>
      <w:r>
        <w:fldChar w:fldCharType="begin"/>
      </w:r>
      <w:r>
        <w:instrText xml:space="preserve"> REF _Ref251340896 \h </w:instrText>
      </w:r>
      <w:r>
        <w:fldChar w:fldCharType="separate"/>
      </w:r>
      <w:ins w:id="66" w:author="Luca Rizzi" w:date="2015-08-27T10:34:00Z">
        <w:r w:rsidR="009E4F41" w:rsidRPr="004A7A34">
          <w:t xml:space="preserve">Table </w:t>
        </w:r>
        <w:r w:rsidR="009E4F41">
          <w:t>2</w:t>
        </w:r>
      </w:ins>
      <w:del w:id="67" w:author="Luca Rizzi" w:date="2015-08-27T10:34:00Z">
        <w:r w:rsidR="00A360C2" w:rsidRPr="004A7A34" w:rsidDel="009E4F41">
          <w:delText xml:space="preserve">Table </w:delText>
        </w:r>
        <w:r w:rsidR="00A360C2" w:rsidDel="009E4F41">
          <w:delText>2</w:delText>
        </w:r>
      </w:del>
      <w:r>
        <w:fldChar w:fldCharType="end"/>
      </w:r>
      <w:r>
        <w:t>.</w:t>
      </w:r>
    </w:p>
    <w:p w14:paraId="0CB01C37" w14:textId="77777777" w:rsidR="008E10F5" w:rsidRPr="004A7A34" w:rsidRDefault="008E10F5" w:rsidP="00DD2B68">
      <w:pPr>
        <w:pStyle w:val="Caption"/>
      </w:pPr>
      <w:bookmarkStart w:id="68" w:name="_Ref251340896"/>
      <w:r w:rsidRPr="004A7A34">
        <w:lastRenderedPageBreak/>
        <w:t xml:space="preserve">Table </w:t>
      </w:r>
      <w:r w:rsidRPr="004A7A34">
        <w:fldChar w:fldCharType="begin"/>
      </w:r>
      <w:r w:rsidRPr="004A7A34">
        <w:instrText xml:space="preserve"> SEQ Table \* ARABIC </w:instrText>
      </w:r>
      <w:r w:rsidRPr="004A7A34">
        <w:fldChar w:fldCharType="separate"/>
      </w:r>
      <w:r w:rsidR="009E4F41">
        <w:t>2</w:t>
      </w:r>
      <w:r w:rsidRPr="004A7A34">
        <w:fldChar w:fldCharType="end"/>
      </w:r>
      <w:bookmarkEnd w:id="68"/>
      <w:r w:rsidRPr="004A7A34">
        <w:t xml:space="preserve"> - Background subtracted and rectified outputs.</w:t>
      </w:r>
      <w:r>
        <w:t xml:space="preserve"> The following files are not used in the later steps of the DRP, they are provided for convenience.</w:t>
      </w:r>
    </w:p>
    <w:tbl>
      <w:tblPr>
        <w:tblStyle w:val="TableGrid"/>
        <w:tblW w:w="0" w:type="auto"/>
        <w:tblLook w:val="04A0" w:firstRow="1" w:lastRow="0" w:firstColumn="1" w:lastColumn="0" w:noHBand="0" w:noVBand="1"/>
      </w:tblPr>
      <w:tblGrid>
        <w:gridCol w:w="5509"/>
        <w:gridCol w:w="2063"/>
      </w:tblGrid>
      <w:tr w:rsidR="008E10F5" w:rsidRPr="00382EE8" w14:paraId="64190C65" w14:textId="77777777" w:rsidTr="00263EFD">
        <w:trPr>
          <w:cnfStyle w:val="100000000000" w:firstRow="1" w:lastRow="0" w:firstColumn="0" w:lastColumn="0" w:oddVBand="0" w:evenVBand="0" w:oddHBand="0" w:evenHBand="0" w:firstRowFirstColumn="0" w:firstRowLastColumn="0" w:lastRowFirstColumn="0" w:lastRowLastColumn="0"/>
        </w:trPr>
        <w:tc>
          <w:tcPr>
            <w:tcW w:w="4630" w:type="dxa"/>
          </w:tcPr>
          <w:p w14:paraId="5B3721CD" w14:textId="77777777" w:rsidR="008E10F5" w:rsidRPr="00382EE8" w:rsidRDefault="008E10F5" w:rsidP="00DD2B68">
            <w:pPr>
              <w:pStyle w:val="Firstparagraph"/>
            </w:pPr>
            <w:r>
              <w:t>Filename</w:t>
            </w:r>
          </w:p>
        </w:tc>
        <w:tc>
          <w:tcPr>
            <w:tcW w:w="2942" w:type="dxa"/>
          </w:tcPr>
          <w:p w14:paraId="6D189BAC" w14:textId="77777777" w:rsidR="008E10F5" w:rsidRDefault="008E10F5" w:rsidP="00DD2B68">
            <w:pPr>
              <w:pStyle w:val="Firstparagraph"/>
            </w:pPr>
            <w:r>
              <w:t>Content (units)</w:t>
            </w:r>
          </w:p>
        </w:tc>
      </w:tr>
      <w:tr w:rsidR="008E10F5" w:rsidRPr="00382EE8" w14:paraId="58FBB8C9" w14:textId="77777777" w:rsidTr="00263EFD">
        <w:tc>
          <w:tcPr>
            <w:tcW w:w="4630" w:type="dxa"/>
          </w:tcPr>
          <w:p w14:paraId="2FFD62B9" w14:textId="77777777" w:rsidR="008E10F5" w:rsidRPr="009C2EE8" w:rsidRDefault="0067433E" w:rsidP="00DD2B68">
            <w:pPr>
              <w:pStyle w:val="Firstparagraph"/>
              <w:rPr>
                <w:rFonts w:ascii="Courier" w:hAnsi="Courier"/>
                <w:sz w:val="18"/>
                <w:szCs w:val="18"/>
              </w:rPr>
            </w:pPr>
            <w:r w:rsidRPr="009C2EE8">
              <w:rPr>
                <w:rFonts w:ascii="Courier" w:hAnsi="Courier"/>
                <w:sz w:val="18"/>
                <w:szCs w:val="18"/>
              </w:rPr>
              <w:t>[maskname]_rectified</w:t>
            </w:r>
            <w:r w:rsidR="008E10F5" w:rsidRPr="009C2EE8">
              <w:rPr>
                <w:rFonts w:ascii="Courier" w:hAnsi="Courier"/>
                <w:sz w:val="18"/>
                <w:szCs w:val="18"/>
              </w:rPr>
              <w:t>_[bandname]_[plan].fits</w:t>
            </w:r>
          </w:p>
        </w:tc>
        <w:tc>
          <w:tcPr>
            <w:tcW w:w="2942" w:type="dxa"/>
          </w:tcPr>
          <w:p w14:paraId="26C1197E" w14:textId="77777777" w:rsidR="008E10F5" w:rsidRPr="009C2EE8" w:rsidRDefault="008E10F5" w:rsidP="00DD2B68">
            <w:pPr>
              <w:pStyle w:val="Firstparagraph"/>
              <w:rPr>
                <w:rFonts w:ascii="Courier" w:hAnsi="Courier"/>
                <w:sz w:val="18"/>
                <w:szCs w:val="18"/>
              </w:rPr>
            </w:pPr>
            <w:r w:rsidRPr="009C2EE8">
              <w:rPr>
                <w:rFonts w:ascii="Courier" w:hAnsi="Courier"/>
                <w:sz w:val="18"/>
                <w:szCs w:val="18"/>
              </w:rPr>
              <w:t xml:space="preserve">Signal </w:t>
            </w:r>
            <w:r w:rsidR="00CD4E59" w:rsidRPr="009C2EE8">
              <w:rPr>
                <w:rFonts w:ascii="Courier" w:hAnsi="Courier"/>
                <w:sz w:val="18"/>
                <w:szCs w:val="18"/>
              </w:rPr>
              <w:t>(</w:t>
            </w:r>
            <m:oMath>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up>
              </m:sSup>
              <m:r>
                <w:rPr>
                  <w:rFonts w:ascii="Cambria Math" w:hAnsi="Cambria Math"/>
                  <w:sz w:val="18"/>
                  <w:szCs w:val="18"/>
                </w:rPr>
                <m:t>/s</m:t>
              </m:r>
            </m:oMath>
            <w:r w:rsidR="00CD4E59" w:rsidRPr="009C2EE8">
              <w:rPr>
                <w:rFonts w:ascii="Courier" w:hAnsi="Courier"/>
                <w:sz w:val="18"/>
                <w:szCs w:val="18"/>
              </w:rPr>
              <w:t>)</w:t>
            </w:r>
          </w:p>
        </w:tc>
      </w:tr>
      <w:tr w:rsidR="008E10F5" w:rsidRPr="00382EE8" w14:paraId="02AE5631" w14:textId="77777777" w:rsidTr="00263EFD">
        <w:tc>
          <w:tcPr>
            <w:tcW w:w="4630" w:type="dxa"/>
          </w:tcPr>
          <w:p w14:paraId="4BECD1D5" w14:textId="77777777" w:rsidR="008E10F5" w:rsidRPr="009C2EE8" w:rsidRDefault="0067433E" w:rsidP="00DD2B68">
            <w:pPr>
              <w:pStyle w:val="Firstparagraph"/>
              <w:rPr>
                <w:rFonts w:ascii="Courier" w:hAnsi="Courier"/>
                <w:sz w:val="18"/>
                <w:szCs w:val="18"/>
              </w:rPr>
            </w:pPr>
            <w:r w:rsidRPr="009C2EE8">
              <w:rPr>
                <w:rFonts w:ascii="Courier" w:hAnsi="Courier"/>
                <w:sz w:val="18"/>
                <w:szCs w:val="18"/>
              </w:rPr>
              <w:t>[maskname]_rectified</w:t>
            </w:r>
            <w:r w:rsidR="008E10F5" w:rsidRPr="009C2EE8">
              <w:rPr>
                <w:rFonts w:ascii="Courier" w:hAnsi="Courier"/>
                <w:sz w:val="18"/>
                <w:szCs w:val="18"/>
              </w:rPr>
              <w:t>_itime_[bandname]_[plan].fits</w:t>
            </w:r>
          </w:p>
        </w:tc>
        <w:tc>
          <w:tcPr>
            <w:tcW w:w="2942" w:type="dxa"/>
          </w:tcPr>
          <w:p w14:paraId="573AB7E9" w14:textId="77777777" w:rsidR="008E10F5" w:rsidRPr="009C2EE8" w:rsidRDefault="00CD4E59" w:rsidP="00CD4E59">
            <w:pPr>
              <w:pStyle w:val="Firstparagraph"/>
              <w:rPr>
                <w:rFonts w:ascii="Courier" w:hAnsi="Courier"/>
                <w:sz w:val="18"/>
                <w:szCs w:val="18"/>
              </w:rPr>
            </w:pPr>
            <w:r w:rsidRPr="009C2EE8">
              <w:rPr>
                <w:rFonts w:ascii="Courier" w:hAnsi="Courier"/>
                <w:sz w:val="18"/>
                <w:szCs w:val="18"/>
              </w:rPr>
              <w:t xml:space="preserve">Integration time </w:t>
            </w:r>
            <m:oMath>
              <m:r>
                <w:rPr>
                  <w:rFonts w:ascii="Cambria Math" w:hAnsi="Cambria Math"/>
                  <w:sz w:val="18"/>
                  <w:szCs w:val="18"/>
                </w:rPr>
                <m:t>(s)</m:t>
              </m:r>
            </m:oMath>
          </w:p>
        </w:tc>
      </w:tr>
      <w:tr w:rsidR="008E10F5" w:rsidRPr="00382EE8" w14:paraId="0FB45D8B" w14:textId="77777777" w:rsidTr="00263EFD">
        <w:tc>
          <w:tcPr>
            <w:tcW w:w="4630" w:type="dxa"/>
          </w:tcPr>
          <w:p w14:paraId="752D4288" w14:textId="77777777" w:rsidR="008E10F5" w:rsidRPr="009C2EE8" w:rsidRDefault="0067433E" w:rsidP="00DD2B68">
            <w:pPr>
              <w:pStyle w:val="Firstparagraph"/>
              <w:rPr>
                <w:rFonts w:ascii="Courier" w:hAnsi="Courier"/>
                <w:sz w:val="18"/>
                <w:szCs w:val="18"/>
              </w:rPr>
            </w:pPr>
            <w:r w:rsidRPr="009C2EE8">
              <w:rPr>
                <w:rFonts w:ascii="Courier" w:hAnsi="Courier"/>
                <w:sz w:val="18"/>
                <w:szCs w:val="18"/>
              </w:rPr>
              <w:t>[maskname]_rectified_var</w:t>
            </w:r>
            <w:r w:rsidR="008E10F5" w:rsidRPr="009C2EE8">
              <w:rPr>
                <w:rFonts w:ascii="Courier" w:hAnsi="Courier"/>
                <w:sz w:val="18"/>
                <w:szCs w:val="18"/>
              </w:rPr>
              <w:t>_[bandname]_[plan].fits</w:t>
            </w:r>
          </w:p>
        </w:tc>
        <w:tc>
          <w:tcPr>
            <w:tcW w:w="2942" w:type="dxa"/>
          </w:tcPr>
          <w:p w14:paraId="645E461B" w14:textId="77777777" w:rsidR="008E10F5" w:rsidRPr="009C2EE8" w:rsidRDefault="00CD4E59" w:rsidP="00DD2B68">
            <w:pPr>
              <w:pStyle w:val="Firstparagraph"/>
              <w:rPr>
                <w:rFonts w:ascii="Courier" w:hAnsi="Courier"/>
                <w:sz w:val="18"/>
                <w:szCs w:val="18"/>
              </w:rPr>
            </w:pPr>
            <w:r w:rsidRPr="009C2EE8">
              <w:rPr>
                <w:rFonts w:ascii="Courier" w:hAnsi="Courier"/>
                <w:sz w:val="18"/>
                <w:szCs w:val="18"/>
              </w:rPr>
              <w:t>Variance</w:t>
            </w:r>
            <w:r w:rsidR="008E10F5" w:rsidRPr="009C2EE8">
              <w:rPr>
                <w:rFonts w:ascii="Courier" w:hAnsi="Courier"/>
                <w:sz w:val="18"/>
                <w:szCs w:val="18"/>
              </w:rPr>
              <w:t xml:space="preserve"> </w:t>
            </w:r>
            <m:oMath>
              <m:r>
                <w:rPr>
                  <w:rFonts w:ascii="Cambria Math" w:hAnsi="Cambria Math"/>
                  <w:sz w:val="18"/>
                  <w:szCs w:val="18"/>
                </w:rPr>
                <m:t>(</m:t>
              </m:r>
              <m:sSup>
                <m:sSupPr>
                  <m:ctrlPr>
                    <w:rPr>
                      <w:rFonts w:ascii="Cambria Math" w:hAnsi="Cambria Math"/>
                      <w:i/>
                      <w:sz w:val="18"/>
                      <w:szCs w:val="18"/>
                    </w:rPr>
                  </m:ctrlPr>
                </m:sSupPr>
                <m:e>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up>
                  </m:sSup>
                </m:e>
                <m:sup>
                  <m:r>
                    <w:rPr>
                      <w:rFonts w:ascii="Cambria Math" w:hAnsi="Cambria Math"/>
                      <w:sz w:val="18"/>
                      <w:szCs w:val="18"/>
                    </w:rPr>
                    <m:t>2</m:t>
                  </m:r>
                </m:sup>
              </m:sSup>
              <m:r>
                <w:rPr>
                  <w:rFonts w:ascii="Cambria Math" w:hAnsi="Cambria Math"/>
                  <w:sz w:val="18"/>
                  <w:szCs w:val="18"/>
                </w:rPr>
                <m:t>)</m:t>
              </m:r>
            </m:oMath>
          </w:p>
        </w:tc>
      </w:tr>
      <w:tr w:rsidR="008E10F5" w:rsidRPr="00382EE8" w14:paraId="7337E89B" w14:textId="77777777" w:rsidTr="00263EFD">
        <w:tc>
          <w:tcPr>
            <w:tcW w:w="4630" w:type="dxa"/>
          </w:tcPr>
          <w:p w14:paraId="157547E9" w14:textId="77777777" w:rsidR="008E10F5" w:rsidRPr="009C2EE8" w:rsidRDefault="0067433E" w:rsidP="00DD2B68">
            <w:pPr>
              <w:pStyle w:val="Firstparagraph"/>
              <w:rPr>
                <w:rFonts w:ascii="Courier" w:hAnsi="Courier"/>
                <w:sz w:val="18"/>
                <w:szCs w:val="18"/>
              </w:rPr>
            </w:pPr>
            <w:r w:rsidRPr="009C2EE8">
              <w:rPr>
                <w:rFonts w:ascii="Courier" w:hAnsi="Courier"/>
                <w:sz w:val="18"/>
                <w:szCs w:val="18"/>
              </w:rPr>
              <w:t>[maskname]_rectified</w:t>
            </w:r>
            <w:r w:rsidR="008E10F5" w:rsidRPr="009C2EE8">
              <w:rPr>
                <w:rFonts w:ascii="Courier" w:hAnsi="Courier"/>
                <w:sz w:val="18"/>
                <w:szCs w:val="18"/>
              </w:rPr>
              <w:t>_sn_[bandname]_[plan].fits</w:t>
            </w:r>
          </w:p>
        </w:tc>
        <w:tc>
          <w:tcPr>
            <w:tcW w:w="2942" w:type="dxa"/>
          </w:tcPr>
          <w:p w14:paraId="4F5461C7" w14:textId="77777777" w:rsidR="008E10F5" w:rsidRPr="009C2EE8" w:rsidRDefault="008E10F5" w:rsidP="00DD2B68">
            <w:pPr>
              <w:pStyle w:val="Firstparagraph"/>
              <w:rPr>
                <w:rFonts w:ascii="Courier" w:hAnsi="Courier"/>
                <w:sz w:val="18"/>
                <w:szCs w:val="18"/>
              </w:rPr>
            </w:pPr>
            <w:r w:rsidRPr="009C2EE8">
              <w:rPr>
                <w:rFonts w:ascii="Courier" w:hAnsi="Courier"/>
                <w:sz w:val="18"/>
                <w:szCs w:val="18"/>
              </w:rPr>
              <w:t>Signal to noise ()</w:t>
            </w:r>
          </w:p>
        </w:tc>
      </w:tr>
    </w:tbl>
    <w:p w14:paraId="42E36FEE" w14:textId="77777777" w:rsidR="008E10F5" w:rsidRDefault="008E10F5" w:rsidP="00DD2B68"/>
    <w:p w14:paraId="2A49CD69" w14:textId="77777777" w:rsidR="008E10F5" w:rsidRDefault="008E10F5" w:rsidP="00DD2B68">
      <w:r>
        <w:t>Note that signal to noise is computed as follows:</w:t>
      </w:r>
    </w:p>
    <w:p w14:paraId="6C5A07B7" w14:textId="77777777" w:rsidR="008E10F5" w:rsidRPr="008E10F5" w:rsidRDefault="008E10F5" w:rsidP="00DD2B68">
      <m:oMathPara>
        <m:oMath>
          <m:r>
            <w:rPr>
              <w:rFonts w:ascii="Cambria Math" w:hAnsi="Cambria Math"/>
            </w:rPr>
            <m:t>sn</m:t>
          </m:r>
          <m:r>
            <m:rPr>
              <m:sty m:val="p"/>
            </m:rPr>
            <w:rPr>
              <w:rFonts w:ascii="Cambria Math" w:hAnsi="Cambria Math"/>
            </w:rPr>
            <m:t>=</m:t>
          </m:r>
          <m:f>
            <m:fPr>
              <m:ctrlPr>
                <w:rPr>
                  <w:rFonts w:ascii="Cambria Math" w:hAnsi="Cambria Math"/>
                </w:rPr>
              </m:ctrlPr>
            </m:fPr>
            <m:num>
              <m:r>
                <w:rPr>
                  <w:rFonts w:ascii="Cambria Math" w:hAnsi="Cambria Math"/>
                </w:rPr>
                <m:t>signal</m:t>
              </m:r>
              <m:r>
                <m:rPr>
                  <m:sty m:val="p"/>
                </m:rPr>
                <w:rPr>
                  <w:rFonts w:ascii="Cambria Math" w:hAnsi="Cambria Math"/>
                </w:rPr>
                <m:t>⋅</m:t>
              </m:r>
              <m:r>
                <w:rPr>
                  <w:rFonts w:ascii="Cambria Math" w:hAnsi="Cambria Math"/>
                </w:rPr>
                <m:t>integration</m:t>
              </m:r>
              <m:r>
                <m:rPr>
                  <m:sty m:val="p"/>
                </m:rPr>
                <w:rPr>
                  <w:rFonts w:ascii="Cambria Math" w:hAnsi="Cambria Math"/>
                </w:rPr>
                <m:t xml:space="preserve"> </m:t>
              </m:r>
              <m:r>
                <w:rPr>
                  <w:rFonts w:ascii="Cambria Math" w:hAnsi="Cambria Math"/>
                </w:rPr>
                <m:t>time</m:t>
              </m:r>
            </m:num>
            <m:den>
              <m:rad>
                <m:radPr>
                  <m:degHide m:val="1"/>
                  <m:ctrlPr>
                    <w:rPr>
                      <w:rFonts w:ascii="Cambria Math" w:hAnsi="Cambria Math"/>
                    </w:rPr>
                  </m:ctrlPr>
                </m:radPr>
                <m:deg/>
                <m:e>
                  <m:r>
                    <m:rPr>
                      <m:sty m:val="p"/>
                    </m:rPr>
                    <w:rPr>
                      <w:rFonts w:ascii="Cambria Math" w:hAnsi="Cambria Math"/>
                    </w:rPr>
                    <m:t>variance</m:t>
                  </m:r>
                </m:e>
              </m:rad>
            </m:den>
          </m:f>
        </m:oMath>
      </m:oMathPara>
    </w:p>
    <w:p w14:paraId="54E6D7C3" w14:textId="77777777" w:rsidR="008E10F5" w:rsidRDefault="008E10F5" w:rsidP="00DD2B68">
      <w:r>
        <w:t>yes, we violate the first normal form for convenience. Also note that the STD is computed assuming the detector has a read noise of Detector.RN (documented in the MOSFIRE Pre Ship Review as 21 electron) per fowler sample. Thus, the final STD is</w:t>
      </w:r>
    </w:p>
    <w:p w14:paraId="36F03D6A" w14:textId="77777777" w:rsidR="008E10F5" w:rsidRPr="008E10F5" w:rsidRDefault="008E10F5" w:rsidP="00DD2B68">
      <m:oMathPara>
        <m:oMath>
          <m:r>
            <w:rPr>
              <w:rFonts w:ascii="Cambria Math" w:hAnsi="Cambria Math"/>
            </w:rPr>
            <m:t>STD</m:t>
          </m:r>
          <m:r>
            <m:rPr>
              <m:sty m:val="p"/>
            </m:rPr>
            <w:rPr>
              <w:rFonts w:ascii="Cambria Math" w:hAnsi="Cambria Math"/>
            </w:rPr>
            <m:t>=</m:t>
          </m:r>
          <m:f>
            <m:fPr>
              <m:ctrlPr>
                <w:rPr>
                  <w:rFonts w:ascii="Cambria Math" w:hAnsi="Cambria Math"/>
                </w:rPr>
              </m:ctrlPr>
            </m:fPr>
            <m:num>
              <m:r>
                <m:rPr>
                  <m:sty m:val="p"/>
                </m:rPr>
                <w:rPr>
                  <w:rFonts w:ascii="Cambria Math" w:hAnsi="Cambria Math"/>
                </w:rPr>
                <m:t xml:space="preserve">21 </m:t>
              </m:r>
              <m:r>
                <w:rPr>
                  <w:rFonts w:ascii="Cambria Math" w:hAnsi="Cambria Math"/>
                </w:rPr>
                <m:t>electron</m:t>
              </m:r>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N</m:t>
                      </m:r>
                    </m:e>
                    <m:sub>
                      <m:r>
                        <w:rPr>
                          <w:rFonts w:ascii="Cambria Math" w:hAnsi="Cambria Math"/>
                        </w:rPr>
                        <m:t>reads</m:t>
                      </m:r>
                    </m:sub>
                  </m:sSub>
                </m:e>
              </m:rad>
            </m:den>
          </m:f>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 xml:space="preserve"># </m:t>
              </m:r>
              <m:r>
                <w:rPr>
                  <w:rFonts w:ascii="Cambria Math" w:hAnsi="Cambria Math"/>
                </w:rPr>
                <m:t>detected</m:t>
              </m:r>
              <m:r>
                <m:rPr>
                  <m:sty m:val="p"/>
                </m:rPr>
                <w:rPr>
                  <w:rFonts w:ascii="Cambria Math" w:hAnsi="Cambria Math"/>
                </w:rPr>
                <m:t xml:space="preserve"> </m:t>
              </m:r>
              <m:r>
                <w:rPr>
                  <w:rFonts w:ascii="Cambria Math" w:hAnsi="Cambria Math"/>
                </w:rPr>
                <m:t>electron</m:t>
              </m:r>
            </m:e>
          </m:rad>
        </m:oMath>
      </m:oMathPara>
    </w:p>
    <w:p w14:paraId="3970E2BA" w14:textId="77777777" w:rsidR="008E10F5" w:rsidRPr="00382EE8" w:rsidRDefault="008E10F5" w:rsidP="00DD2B68">
      <w:r>
        <w:t>assuming the gain in Detector.gain. Note that there is no shot noise from dark current, which was measured to be negligible at pre-ship review.</w:t>
      </w:r>
    </w:p>
    <w:p w14:paraId="3AB6BD88" w14:textId="77777777" w:rsidR="008E10F5" w:rsidRDefault="008E10F5" w:rsidP="00DD2B68">
      <w:r>
        <w:t>An example of what the output looks like is here:</w:t>
      </w:r>
    </w:p>
    <w:p w14:paraId="0F91DA95" w14:textId="77777777" w:rsidR="008E10F5" w:rsidRDefault="008E10F5" w:rsidP="00DD2B68">
      <w:r>
        <w:drawing>
          <wp:inline distT="0" distB="0" distL="0" distR="0" wp14:anchorId="480D0CEE" wp14:editId="37B5EE50">
            <wp:extent cx="4671060" cy="3296920"/>
            <wp:effectExtent l="0" t="0" r="2540" b="508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1060" cy="3296920"/>
                    </a:xfrm>
                    <a:prstGeom prst="rect">
                      <a:avLst/>
                    </a:prstGeom>
                    <a:noFill/>
                    <a:ln>
                      <a:noFill/>
                    </a:ln>
                  </pic:spPr>
                </pic:pic>
              </a:graphicData>
            </a:graphic>
          </wp:inline>
        </w:drawing>
      </w:r>
    </w:p>
    <w:p w14:paraId="697B473D" w14:textId="77777777" w:rsidR="008E10F5" w:rsidRPr="003C42AF" w:rsidRDefault="003C42AF" w:rsidP="00DD2B68">
      <w:pPr>
        <w:rPr>
          <w:i/>
        </w:rPr>
      </w:pPr>
      <w:r w:rsidRPr="003C42AF">
        <w:rPr>
          <w:i/>
        </w:rPr>
        <w:t>Image showing the itime, bsub, and rectified wavelength images. The green crosses are marking the location of the same pixel in each image.</w:t>
      </w:r>
    </w:p>
    <w:p w14:paraId="3968E972" w14:textId="77777777" w:rsidR="008E10F5" w:rsidRDefault="008E10F5" w:rsidP="00DD2B68"/>
    <w:p w14:paraId="08D07EAD" w14:textId="77777777" w:rsidR="00D3472D" w:rsidRDefault="00D3472D" w:rsidP="00D3472D">
      <w:pPr>
        <w:pStyle w:val="Heading1"/>
      </w:pPr>
      <w:r>
        <w:lastRenderedPageBreak/>
        <w:t>Rectify</w:t>
      </w:r>
    </w:p>
    <w:p w14:paraId="41987888" w14:textId="77777777" w:rsidR="00D3472D" w:rsidRDefault="00D3472D" w:rsidP="00D3472D">
      <w:r>
        <w:t xml:space="preserve">The last step in the reduction process is to combine the wavelength solution </w:t>
      </w:r>
      <w:r w:rsidR="0095123D">
        <w:t xml:space="preserve">with </w:t>
      </w:r>
      <w:r>
        <w:t>the backgroun subtracted images</w:t>
      </w:r>
      <w:r w:rsidR="0095123D">
        <w:t xml:space="preserve"> and then shift and combine the nod positions</w:t>
      </w:r>
      <w:r>
        <w:t xml:space="preserve">. </w:t>
      </w:r>
      <w:r w:rsidR="00385A76">
        <w:t xml:space="preserve">If reducing Kband, be sure to use the merged wave_stack solution.  </w:t>
      </w:r>
      <w:r>
        <w:t>To do this we uncomment the following lines in the Driver.py file:</w:t>
      </w:r>
    </w:p>
    <w:p w14:paraId="1154D067" w14:textId="77777777" w:rsidR="00B46E84" w:rsidRPr="00B46E84" w:rsidRDefault="00B46E84" w:rsidP="00B46E84">
      <w:pPr>
        <w:rPr>
          <w:rFonts w:ascii="Courier" w:hAnsi="Courier"/>
          <w:sz w:val="18"/>
          <w:szCs w:val="18"/>
        </w:rPr>
      </w:pPr>
      <w:r w:rsidRPr="00B46E84">
        <w:rPr>
          <w:rFonts w:ascii="Courier" w:hAnsi="Courier"/>
          <w:sz w:val="18"/>
          <w:szCs w:val="18"/>
        </w:rPr>
        <w:t>redfiles = ["eps_" + file + ".fits" for file in obsfiles]</w:t>
      </w:r>
    </w:p>
    <w:p w14:paraId="7DCBAE78" w14:textId="77777777" w:rsidR="00B46E84" w:rsidRPr="00B46E84" w:rsidRDefault="00B46E84" w:rsidP="00B46E84">
      <w:pPr>
        <w:rPr>
          <w:rFonts w:ascii="Courier" w:hAnsi="Courier"/>
          <w:sz w:val="18"/>
          <w:szCs w:val="18"/>
        </w:rPr>
      </w:pPr>
      <w:r w:rsidRPr="00B46E84">
        <w:rPr>
          <w:rFonts w:ascii="Courier" w:hAnsi="Courier"/>
          <w:sz w:val="18"/>
          <w:szCs w:val="18"/>
        </w:rPr>
        <w:t>Rectify.handle_rectification(maskname, redfiles,</w:t>
      </w:r>
    </w:p>
    <w:p w14:paraId="09F1347F" w14:textId="77777777" w:rsidR="00B46E84" w:rsidRPr="00B46E84" w:rsidRDefault="00B46E84" w:rsidP="00B46E84">
      <w:pPr>
        <w:rPr>
          <w:rFonts w:ascii="Courier" w:hAnsi="Courier"/>
          <w:sz w:val="18"/>
          <w:szCs w:val="18"/>
        </w:rPr>
      </w:pPr>
      <w:r w:rsidRPr="00B46E84">
        <w:rPr>
          <w:rFonts w:ascii="Courier" w:hAnsi="Courier"/>
          <w:sz w:val="18"/>
          <w:szCs w:val="18"/>
        </w:rPr>
        <w:t xml:space="preserve">        'lambda_solution_wave_stack_J_m130114_0443-0445.fits',</w:t>
      </w:r>
    </w:p>
    <w:p w14:paraId="0577AC34" w14:textId="77777777" w:rsidR="00B46E84" w:rsidRPr="00B46E84" w:rsidRDefault="00B46E84" w:rsidP="003C42AF">
      <w:pPr>
        <w:ind w:left="1260" w:hanging="450"/>
        <w:rPr>
          <w:rFonts w:ascii="Courier" w:hAnsi="Courier"/>
          <w:sz w:val="18"/>
          <w:szCs w:val="18"/>
        </w:rPr>
      </w:pPr>
      <w:r w:rsidRPr="00B46E84">
        <w:rPr>
          <w:rFonts w:ascii="Courier" w:hAnsi="Courier"/>
          <w:sz w:val="18"/>
          <w:szCs w:val="18"/>
        </w:rPr>
        <w:t xml:space="preserve">    band, </w:t>
      </w:r>
      <w:r w:rsidR="003C42AF">
        <w:rPr>
          <w:rFonts w:ascii="Courier" w:hAnsi="Courier"/>
          <w:sz w:val="18"/>
          <w:szCs w:val="18"/>
        </w:rPr>
        <w:t xml:space="preserve">   </w:t>
      </w:r>
    </w:p>
    <w:p w14:paraId="5B1605FB" w14:textId="77777777" w:rsidR="00B46E84" w:rsidRPr="00B46E84" w:rsidRDefault="00B46E84" w:rsidP="003C42AF">
      <w:pPr>
        <w:ind w:left="450"/>
        <w:rPr>
          <w:rFonts w:ascii="Courier" w:hAnsi="Courier"/>
          <w:sz w:val="18"/>
          <w:szCs w:val="18"/>
        </w:rPr>
      </w:pPr>
      <w:r w:rsidRPr="00B46E84">
        <w:rPr>
          <w:rFonts w:ascii="Courier" w:hAnsi="Courier"/>
          <w:sz w:val="18"/>
          <w:szCs w:val="18"/>
        </w:rPr>
        <w:t xml:space="preserve">    waveops)</w:t>
      </w:r>
    </w:p>
    <w:p w14:paraId="76F045C6" w14:textId="77777777" w:rsidR="00B46E84" w:rsidRDefault="00B46E84" w:rsidP="00D3472D"/>
    <w:p w14:paraId="7AB1A3BA" w14:textId="77777777" w:rsidR="009C2EE8" w:rsidRDefault="009C2EE8" w:rsidP="00D3472D"/>
    <w:p w14:paraId="0BE31EDE" w14:textId="77777777" w:rsidR="009C2EE8" w:rsidRDefault="009C2EE8" w:rsidP="00D3472D"/>
    <w:p w14:paraId="2323EDB6" w14:textId="77777777" w:rsidR="008E10F5" w:rsidRDefault="0095123D" w:rsidP="00DD2B68">
      <w:r>
        <w:t>The output from this procedure produces four files for every slit.</w:t>
      </w:r>
    </w:p>
    <w:tbl>
      <w:tblPr>
        <w:tblStyle w:val="TableGrid"/>
        <w:tblW w:w="0" w:type="auto"/>
        <w:tblLook w:val="04A0" w:firstRow="1" w:lastRow="0" w:firstColumn="1" w:lastColumn="0" w:noHBand="0" w:noVBand="1"/>
      </w:tblPr>
      <w:tblGrid>
        <w:gridCol w:w="4630"/>
        <w:gridCol w:w="2942"/>
      </w:tblGrid>
      <w:tr w:rsidR="0095123D" w14:paraId="4DCABC66" w14:textId="77777777" w:rsidTr="0095123D">
        <w:trPr>
          <w:cnfStyle w:val="100000000000" w:firstRow="1" w:lastRow="0" w:firstColumn="0" w:lastColumn="0" w:oddVBand="0" w:evenVBand="0" w:oddHBand="0" w:evenHBand="0" w:firstRowFirstColumn="0" w:firstRowLastColumn="0" w:lastRowFirstColumn="0" w:lastRowLastColumn="0"/>
        </w:trPr>
        <w:tc>
          <w:tcPr>
            <w:tcW w:w="4630" w:type="dxa"/>
          </w:tcPr>
          <w:p w14:paraId="34632866" w14:textId="77777777" w:rsidR="0095123D" w:rsidRPr="00382EE8" w:rsidRDefault="0095123D" w:rsidP="0095123D">
            <w:pPr>
              <w:pStyle w:val="Firstparagraph"/>
            </w:pPr>
            <w:r>
              <w:t>Filename</w:t>
            </w:r>
          </w:p>
        </w:tc>
        <w:tc>
          <w:tcPr>
            <w:tcW w:w="2942" w:type="dxa"/>
          </w:tcPr>
          <w:p w14:paraId="5B119D41" w14:textId="77777777" w:rsidR="0095123D" w:rsidRDefault="0095123D" w:rsidP="0095123D">
            <w:pPr>
              <w:pStyle w:val="Firstparagraph"/>
            </w:pPr>
            <w:r>
              <w:t>Content (units)</w:t>
            </w:r>
          </w:p>
        </w:tc>
      </w:tr>
      <w:tr w:rsidR="0095123D" w:rsidRPr="00382EE8" w14:paraId="2649D9A6" w14:textId="77777777" w:rsidTr="0095123D">
        <w:tc>
          <w:tcPr>
            <w:tcW w:w="4630" w:type="dxa"/>
          </w:tcPr>
          <w:p w14:paraId="75AA8392" w14:textId="77777777" w:rsidR="0095123D" w:rsidRPr="009C2EE8" w:rsidRDefault="0095123D" w:rsidP="0095123D">
            <w:pPr>
              <w:pStyle w:val="Firstparagraph"/>
              <w:rPr>
                <w:rFonts w:ascii="Courier" w:hAnsi="Courier"/>
                <w:sz w:val="18"/>
                <w:szCs w:val="18"/>
              </w:rPr>
            </w:pPr>
            <w:r w:rsidRPr="009C2EE8">
              <w:rPr>
                <w:rFonts w:ascii="Courier" w:hAnsi="Courier"/>
                <w:sz w:val="18"/>
                <w:szCs w:val="18"/>
              </w:rPr>
              <w:t>[maskname]_[band]_[object]_eps.fits</w:t>
            </w:r>
          </w:p>
        </w:tc>
        <w:tc>
          <w:tcPr>
            <w:tcW w:w="2942" w:type="dxa"/>
          </w:tcPr>
          <w:p w14:paraId="2986752C" w14:textId="77777777" w:rsidR="0095123D" w:rsidRPr="009C2EE8" w:rsidRDefault="0095123D" w:rsidP="0095123D">
            <w:pPr>
              <w:pStyle w:val="Firstparagraph"/>
              <w:rPr>
                <w:rFonts w:ascii="Courier" w:hAnsi="Courier"/>
                <w:sz w:val="18"/>
                <w:szCs w:val="18"/>
              </w:rPr>
            </w:pPr>
            <w:r w:rsidRPr="009C2EE8">
              <w:rPr>
                <w:rFonts w:ascii="Courier" w:hAnsi="Courier"/>
                <w:sz w:val="18"/>
                <w:szCs w:val="18"/>
              </w:rPr>
              <w:t>Signal (</w:t>
            </w:r>
            <m:oMath>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up>
              </m:sSup>
              <m:r>
                <w:rPr>
                  <w:rFonts w:ascii="Cambria Math" w:hAnsi="Cambria Math"/>
                  <w:sz w:val="18"/>
                  <w:szCs w:val="18"/>
                </w:rPr>
                <m:t>/s</m:t>
              </m:r>
            </m:oMath>
            <w:r w:rsidRPr="009C2EE8">
              <w:rPr>
                <w:rFonts w:ascii="Courier" w:hAnsi="Courier"/>
                <w:sz w:val="18"/>
                <w:szCs w:val="18"/>
              </w:rPr>
              <w:t>)</w:t>
            </w:r>
          </w:p>
        </w:tc>
      </w:tr>
      <w:tr w:rsidR="0095123D" w:rsidRPr="00382EE8" w14:paraId="0F138DAC" w14:textId="77777777" w:rsidTr="0095123D">
        <w:tc>
          <w:tcPr>
            <w:tcW w:w="4630" w:type="dxa"/>
          </w:tcPr>
          <w:p w14:paraId="7A2F85C6" w14:textId="77777777" w:rsidR="0095123D" w:rsidRPr="009C2EE8" w:rsidRDefault="0095123D" w:rsidP="0095123D">
            <w:pPr>
              <w:pStyle w:val="Firstparagraph"/>
              <w:rPr>
                <w:rFonts w:ascii="Courier" w:hAnsi="Courier"/>
                <w:sz w:val="18"/>
                <w:szCs w:val="18"/>
              </w:rPr>
            </w:pPr>
            <w:r w:rsidRPr="009C2EE8">
              <w:rPr>
                <w:rFonts w:ascii="Courier" w:hAnsi="Courier"/>
                <w:sz w:val="18"/>
                <w:szCs w:val="18"/>
              </w:rPr>
              <w:t>[maskname]_[band]_[object]_itime.fits</w:t>
            </w:r>
          </w:p>
        </w:tc>
        <w:tc>
          <w:tcPr>
            <w:tcW w:w="2942" w:type="dxa"/>
          </w:tcPr>
          <w:p w14:paraId="0C2C0048" w14:textId="77777777" w:rsidR="0095123D" w:rsidRPr="009C2EE8" w:rsidRDefault="0095123D" w:rsidP="0095123D">
            <w:pPr>
              <w:pStyle w:val="Firstparagraph"/>
              <w:rPr>
                <w:rFonts w:ascii="Courier" w:hAnsi="Courier"/>
                <w:sz w:val="18"/>
                <w:szCs w:val="18"/>
              </w:rPr>
            </w:pPr>
            <w:r w:rsidRPr="009C2EE8">
              <w:rPr>
                <w:rFonts w:ascii="Courier" w:hAnsi="Courier"/>
                <w:sz w:val="18"/>
                <w:szCs w:val="18"/>
              </w:rPr>
              <w:t xml:space="preserve">Integration time </w:t>
            </w:r>
            <m:oMath>
              <m:r>
                <w:rPr>
                  <w:rFonts w:ascii="Cambria Math" w:hAnsi="Cambria Math"/>
                  <w:sz w:val="18"/>
                  <w:szCs w:val="18"/>
                </w:rPr>
                <m:t>(s)</m:t>
              </m:r>
            </m:oMath>
          </w:p>
        </w:tc>
      </w:tr>
      <w:tr w:rsidR="0095123D" w:rsidRPr="00382EE8" w14:paraId="42064B3B" w14:textId="77777777" w:rsidTr="0095123D">
        <w:tc>
          <w:tcPr>
            <w:tcW w:w="4630" w:type="dxa"/>
          </w:tcPr>
          <w:p w14:paraId="7C2EA5D8" w14:textId="77777777" w:rsidR="0095123D" w:rsidRPr="009C2EE8" w:rsidRDefault="0095123D" w:rsidP="0095123D">
            <w:pPr>
              <w:pStyle w:val="Firstparagraph"/>
              <w:rPr>
                <w:rFonts w:ascii="Courier" w:hAnsi="Courier"/>
                <w:sz w:val="18"/>
                <w:szCs w:val="18"/>
              </w:rPr>
            </w:pPr>
            <w:r w:rsidRPr="009C2EE8">
              <w:rPr>
                <w:rFonts w:ascii="Courier" w:hAnsi="Courier"/>
                <w:sz w:val="18"/>
                <w:szCs w:val="18"/>
              </w:rPr>
              <w:t>[maskname]_[band]_[object]_sig.fits</w:t>
            </w:r>
          </w:p>
        </w:tc>
        <w:tc>
          <w:tcPr>
            <w:tcW w:w="2942" w:type="dxa"/>
          </w:tcPr>
          <w:p w14:paraId="249D4FAC" w14:textId="77777777" w:rsidR="0095123D" w:rsidRPr="009C2EE8" w:rsidRDefault="0095123D" w:rsidP="0095123D">
            <w:pPr>
              <w:pStyle w:val="Firstparagraph"/>
              <w:rPr>
                <w:rFonts w:ascii="Courier" w:hAnsi="Courier"/>
                <w:sz w:val="18"/>
                <w:szCs w:val="18"/>
              </w:rPr>
            </w:pPr>
            <w:r w:rsidRPr="009C2EE8">
              <w:rPr>
                <w:rFonts w:ascii="Courier" w:hAnsi="Courier"/>
                <w:sz w:val="18"/>
                <w:szCs w:val="18"/>
              </w:rPr>
              <w:t xml:space="preserve">Variance </w:t>
            </w:r>
            <m:oMath>
              <m:r>
                <w:rPr>
                  <w:rFonts w:ascii="Cambria Math" w:hAnsi="Cambria Math"/>
                  <w:sz w:val="18"/>
                  <w:szCs w:val="18"/>
                </w:rPr>
                <m:t>(</m:t>
              </m:r>
              <m:sSup>
                <m:sSupPr>
                  <m:ctrlPr>
                    <w:rPr>
                      <w:rFonts w:ascii="Cambria Math" w:hAnsi="Cambria Math"/>
                      <w:i/>
                      <w:sz w:val="18"/>
                      <w:szCs w:val="18"/>
                    </w:rPr>
                  </m:ctrlPr>
                </m:sSupPr>
                <m:e>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up>
                  </m:sSup>
                </m:e>
                <m:sup>
                  <m:r>
                    <w:rPr>
                      <w:rFonts w:ascii="Cambria Math" w:hAnsi="Cambria Math"/>
                      <w:sz w:val="18"/>
                      <w:szCs w:val="18"/>
                    </w:rPr>
                    <m:t>2</m:t>
                  </m:r>
                </m:sup>
              </m:sSup>
              <m:r>
                <w:rPr>
                  <w:rFonts w:ascii="Cambria Math" w:hAnsi="Cambria Math"/>
                  <w:sz w:val="18"/>
                  <w:szCs w:val="18"/>
                </w:rPr>
                <m:t>)</m:t>
              </m:r>
            </m:oMath>
            <w:r w:rsidR="00D71539" w:rsidRPr="009C2EE8">
              <w:rPr>
                <w:rFonts w:ascii="Courier" w:hAnsi="Courier"/>
                <w:sz w:val="18"/>
                <w:szCs w:val="18"/>
              </w:rPr>
              <w:t xml:space="preserve"> ?</w:t>
            </w:r>
          </w:p>
        </w:tc>
      </w:tr>
      <w:tr w:rsidR="0095123D" w:rsidRPr="00382EE8" w14:paraId="3E9CDE53" w14:textId="77777777" w:rsidTr="0095123D">
        <w:tc>
          <w:tcPr>
            <w:tcW w:w="4630" w:type="dxa"/>
          </w:tcPr>
          <w:p w14:paraId="0680F6CC" w14:textId="77777777" w:rsidR="0095123D" w:rsidRPr="009C2EE8" w:rsidRDefault="0095123D" w:rsidP="0095123D">
            <w:pPr>
              <w:pStyle w:val="Firstparagraph"/>
              <w:rPr>
                <w:rFonts w:ascii="Courier" w:hAnsi="Courier"/>
                <w:sz w:val="18"/>
                <w:szCs w:val="18"/>
              </w:rPr>
            </w:pPr>
            <w:r w:rsidRPr="009C2EE8">
              <w:rPr>
                <w:rFonts w:ascii="Courier" w:hAnsi="Courier"/>
                <w:sz w:val="18"/>
                <w:szCs w:val="18"/>
              </w:rPr>
              <w:t>[maskname]_[band]_{object}_snrs.fits</w:t>
            </w:r>
          </w:p>
        </w:tc>
        <w:tc>
          <w:tcPr>
            <w:tcW w:w="2942" w:type="dxa"/>
          </w:tcPr>
          <w:p w14:paraId="1C8893DA" w14:textId="77777777" w:rsidR="0095123D" w:rsidRPr="009C2EE8" w:rsidRDefault="0095123D" w:rsidP="0095123D">
            <w:pPr>
              <w:pStyle w:val="Firstparagraph"/>
              <w:rPr>
                <w:rFonts w:ascii="Courier" w:hAnsi="Courier"/>
                <w:sz w:val="18"/>
                <w:szCs w:val="18"/>
              </w:rPr>
            </w:pPr>
            <w:r w:rsidRPr="009C2EE8">
              <w:rPr>
                <w:rFonts w:ascii="Courier" w:hAnsi="Courier"/>
                <w:sz w:val="18"/>
                <w:szCs w:val="18"/>
              </w:rPr>
              <w:t>Signal to noise ()</w:t>
            </w:r>
          </w:p>
        </w:tc>
      </w:tr>
    </w:tbl>
    <w:p w14:paraId="2309DE9C" w14:textId="77777777" w:rsidR="0095123D" w:rsidRDefault="0095123D" w:rsidP="00DD2B68"/>
    <w:p w14:paraId="4CADD2F3" w14:textId="77777777" w:rsidR="008E10F5" w:rsidRDefault="00D71539" w:rsidP="00DD2B68">
      <w:r>
        <w:t>There is also four images without the “object” in the name. These four files contain the composit spectra with all spectra aligned spectrally and both beams combined. In the *eps.fits files, you will see two negative traces and one positive trace.  For a two position nod, the eps files is (A-B) +((B-A)shifted).</w:t>
      </w:r>
    </w:p>
    <w:p w14:paraId="43828AAB" w14:textId="77777777" w:rsidR="00D71539" w:rsidRDefault="00D71539" w:rsidP="00DD2B68">
      <w:r>
        <w:t>When extracting the emission from an object or measuring the position of an emission line, you should be accessing the *eps.fits files with the wavelength solution written into the WCS information.</w:t>
      </w:r>
    </w:p>
    <w:p w14:paraId="020EAC86" w14:textId="77777777" w:rsidR="002054FD" w:rsidRDefault="002054FD" w:rsidP="00473FE6">
      <w:pPr>
        <w:pStyle w:val="Heading1"/>
      </w:pPr>
      <w:r>
        <w:t>Long2pos Reductions</w:t>
      </w:r>
    </w:p>
    <w:p w14:paraId="07FD4176" w14:textId="77777777" w:rsidR="002054FD" w:rsidRDefault="002054FD" w:rsidP="002054FD">
      <w:pPr>
        <w:pStyle w:val="Firstparagraph"/>
      </w:pPr>
      <w:r>
        <w:t>A special driver is provided for long2pos reductions.</w:t>
      </w:r>
      <w:r w:rsidR="008C058E">
        <w:t xml:space="preserve"> The driver can also be generated automatically.</w:t>
      </w:r>
    </w:p>
    <w:p w14:paraId="19C508DD" w14:textId="77777777" w:rsidR="002054FD" w:rsidRDefault="002054FD" w:rsidP="002054FD"/>
    <w:p w14:paraId="36F1CB36" w14:textId="77777777" w:rsidR="002054FD" w:rsidRDefault="002054FD" w:rsidP="002054FD">
      <w:r>
        <w:t>As s reminder, these observations are taken using a script which is run either from the command line (acq_long2pos) or via the background menu. The script produces different results depending on whether the long2pos mask was setup in science mode (only narrow slits) or in alignment mode (narrow and wide slits).</w:t>
      </w:r>
    </w:p>
    <w:p w14:paraId="750DA567" w14:textId="77777777" w:rsidR="002054FD" w:rsidRDefault="002054FD" w:rsidP="002054FD"/>
    <w:p w14:paraId="278F4D37" w14:textId="77777777" w:rsidR="002054FD" w:rsidRDefault="002054FD" w:rsidP="002054FD">
      <w:r>
        <w:t xml:space="preserve">In the general case of a combination of narrow and wide slits, each run of the script generates 6 images, 3 for each of the two slits. We will refer to the two positions as position A and position C (position B is the intial position used only for alignment). </w:t>
      </w:r>
    </w:p>
    <w:p w14:paraId="3F9206EE" w14:textId="77777777" w:rsidR="002054FD" w:rsidRDefault="002054FD" w:rsidP="002054FD">
      <w:r>
        <w:t>Depending on when your data was generated, you might find different Offset files in your directory. Files generated before June 10, 2015 use a different set of YOFFSET keywords than files generated after that date. Unfortunately, the set of keywords generated before June 10, 2015 is not compatible with the pipeline and must be updated: for this we provide a special set of instructions as part of as the driver file to automatically update the keywords.</w:t>
      </w:r>
    </w:p>
    <w:p w14:paraId="6020AB08" w14:textId="77777777" w:rsidR="002054FD" w:rsidRDefault="002054FD" w:rsidP="002054FD"/>
    <w:p w14:paraId="604E3230" w14:textId="77777777" w:rsidR="002054FD" w:rsidRDefault="002054FD" w:rsidP="002054FD">
      <w:r>
        <w:t>For files generated before June 10, 2015, you will find 6 Offset files, named Offset_XXX_object_name_PosY.txt, where XXX can be -21, -14,-7, 7, 14 and 21, the object name is taken from the object keyword, and Y can be either A or C. Similar names are produced if the observations has the correct keywords, but in that case XXX will be one of -7, 0, or 7.</w:t>
      </w:r>
    </w:p>
    <w:p w14:paraId="32E844F0" w14:textId="77777777" w:rsidR="002054FD" w:rsidRDefault="002054FD" w:rsidP="002054FD">
      <w:r>
        <w:t>It is important to notice that the reduction described here is based on the assumption that proper arc lamps are obtained in the afternoon. Specifically, either a Ne or Ar calibration must be obtained with the long2pos mask executed in science mode, and not in alignment mode. In science mode the wide part of the slits is not present. If the slit was executed in alignment mode, the wide part of the slits would prevent a wavelength calibration.</w:t>
      </w:r>
    </w:p>
    <w:p w14:paraId="13A97B70" w14:textId="77777777" w:rsidR="002054FD" w:rsidRDefault="002054FD" w:rsidP="002054FD"/>
    <w:p w14:paraId="67F13FC4" w14:textId="77777777" w:rsidR="002054FD" w:rsidRDefault="002054FD" w:rsidP="002054FD">
      <w:r>
        <w:t>Note that this also means that if you took your science data at night in long2pos_specphot mode, the mask name of your science file might be long2pos_specphot, rather than long2pos, and the arcs and flats might end up in the wrong subdirectory when the files are processed via mospy handle. In this case it will be necessary to copy Ar.txt, Ne.txt and Flat*.txt from the directory long2pos to your long2pos_specphot directory.</w:t>
      </w:r>
    </w:p>
    <w:p w14:paraId="2D28385E" w14:textId="77777777" w:rsidR="002054FD" w:rsidRDefault="002054FD" w:rsidP="002054FD"/>
    <w:p w14:paraId="7B0732C8" w14:textId="77777777" w:rsidR="00341C62" w:rsidRDefault="000520F5" w:rsidP="002054FD">
      <w:r>
        <w:t>Let’s now look at the driver file.</w:t>
      </w:r>
    </w:p>
    <w:p w14:paraId="5E340B2E" w14:textId="77777777" w:rsidR="00341C62" w:rsidRDefault="00341C62" w:rsidP="002054FD">
      <w:r>
        <w:t>The declaration “longslit =” is used to define the pixel boundaries of the long2pos observations. In general, it is correct and should not be changed. It might need to be updated in the future is a new long2pos mask is used. Note that it is important to specify ‘mode’=’long2pos’</w:t>
      </w:r>
    </w:p>
    <w:p w14:paraId="0D9DCC8A" w14:textId="77777777" w:rsidR="00341C62" w:rsidRDefault="00341C62" w:rsidP="002054FD"/>
    <w:p w14:paraId="79BC8207" w14:textId="77777777" w:rsidR="00341C62" w:rsidRDefault="00341C62" w:rsidP="002054FD">
      <w:r>
        <w:t xml:space="preserve">The following section describes the rather long list of Offset files that we will use for the reduction. </w:t>
      </w:r>
    </w:p>
    <w:p w14:paraId="4FD533B6" w14:textId="77777777" w:rsidR="00341C62" w:rsidRDefault="00341C62" w:rsidP="002054FD">
      <w:r>
        <w:t>For observations obtained before June 10, 2015, this section might look like this:</w:t>
      </w:r>
    </w:p>
    <w:p w14:paraId="412DBFFC" w14:textId="77777777" w:rsidR="00341C62" w:rsidRDefault="00341C62" w:rsidP="002054FD"/>
    <w:p w14:paraId="132AEB7C" w14:textId="77777777" w:rsidR="00341C62" w:rsidRPr="00341C62" w:rsidRDefault="00341C62" w:rsidP="00341C62">
      <w:pPr>
        <w:jc w:val="left"/>
        <w:rPr>
          <w:rFonts w:ascii="Courier" w:hAnsi="Courier"/>
          <w:sz w:val="18"/>
          <w:szCs w:val="18"/>
        </w:rPr>
      </w:pPr>
      <w:r w:rsidRPr="00341C62">
        <w:rPr>
          <w:rFonts w:ascii="Courier" w:hAnsi="Courier"/>
          <w:sz w:val="18"/>
          <w:szCs w:val="18"/>
        </w:rPr>
        <w:t>obsfiles_posC_narrow = ['Offset_-21_HIP85871</w:t>
      </w:r>
      <w:r>
        <w:rPr>
          <w:rFonts w:ascii="Courier" w:hAnsi="Courier"/>
          <w:sz w:val="18"/>
          <w:szCs w:val="18"/>
        </w:rPr>
        <w:t>_PosC</w:t>
      </w:r>
      <w:r w:rsidRPr="00341C62">
        <w:rPr>
          <w:rFonts w:ascii="Courier" w:hAnsi="Courier"/>
          <w:sz w:val="18"/>
          <w:szCs w:val="18"/>
        </w:rPr>
        <w:t>.txt', 'Offset_-7_HIP85871</w:t>
      </w:r>
      <w:r>
        <w:rPr>
          <w:rFonts w:ascii="Courier" w:hAnsi="Courier"/>
          <w:sz w:val="18"/>
          <w:szCs w:val="18"/>
        </w:rPr>
        <w:t>_PosC</w:t>
      </w:r>
      <w:r w:rsidRPr="00341C62">
        <w:rPr>
          <w:rFonts w:ascii="Courier" w:hAnsi="Courier"/>
          <w:sz w:val="18"/>
          <w:szCs w:val="18"/>
        </w:rPr>
        <w:t>.txt']</w:t>
      </w:r>
    </w:p>
    <w:p w14:paraId="7098ABB7" w14:textId="77777777" w:rsidR="00341C62" w:rsidRPr="00341C62" w:rsidRDefault="00341C62" w:rsidP="00341C62">
      <w:pPr>
        <w:jc w:val="left"/>
        <w:rPr>
          <w:rFonts w:ascii="Courier" w:hAnsi="Courier"/>
          <w:sz w:val="18"/>
          <w:szCs w:val="18"/>
        </w:rPr>
      </w:pPr>
      <w:r w:rsidRPr="00341C62">
        <w:rPr>
          <w:rFonts w:ascii="Courier" w:hAnsi="Courier"/>
          <w:sz w:val="18"/>
          <w:szCs w:val="18"/>
        </w:rPr>
        <w:t>targetCnarrow = "HIP85871_posC_narrow"</w:t>
      </w:r>
    </w:p>
    <w:p w14:paraId="2C008A1C" w14:textId="77777777" w:rsidR="00341C62" w:rsidRPr="00341C62" w:rsidRDefault="00341C62" w:rsidP="00341C62">
      <w:pPr>
        <w:jc w:val="left"/>
        <w:rPr>
          <w:rFonts w:ascii="Courier" w:hAnsi="Courier"/>
          <w:sz w:val="18"/>
          <w:szCs w:val="18"/>
        </w:rPr>
      </w:pPr>
    </w:p>
    <w:p w14:paraId="2BBF2D1D" w14:textId="77777777" w:rsidR="00341C62" w:rsidRPr="00341C62" w:rsidRDefault="00341C62" w:rsidP="00341C62">
      <w:pPr>
        <w:jc w:val="left"/>
        <w:rPr>
          <w:rFonts w:ascii="Courier" w:hAnsi="Courier"/>
          <w:sz w:val="18"/>
          <w:szCs w:val="18"/>
        </w:rPr>
      </w:pPr>
      <w:r w:rsidRPr="00341C62">
        <w:rPr>
          <w:rFonts w:ascii="Courier" w:hAnsi="Courier"/>
          <w:sz w:val="18"/>
          <w:szCs w:val="18"/>
        </w:rPr>
        <w:t>obsfiles_posA_narrow = ['Offset_7_HIP85871</w:t>
      </w:r>
      <w:r>
        <w:rPr>
          <w:rFonts w:ascii="Courier" w:hAnsi="Courier"/>
          <w:sz w:val="18"/>
          <w:szCs w:val="18"/>
        </w:rPr>
        <w:t>_PosA</w:t>
      </w:r>
      <w:r w:rsidRPr="00341C62">
        <w:rPr>
          <w:rFonts w:ascii="Courier" w:hAnsi="Courier"/>
          <w:sz w:val="18"/>
          <w:szCs w:val="18"/>
        </w:rPr>
        <w:t>.txt', 'Offset_21_HIP85871</w:t>
      </w:r>
      <w:r>
        <w:rPr>
          <w:rFonts w:ascii="Courier" w:hAnsi="Courier"/>
          <w:sz w:val="18"/>
          <w:szCs w:val="18"/>
        </w:rPr>
        <w:t>_PosA</w:t>
      </w:r>
      <w:r w:rsidRPr="00341C62">
        <w:rPr>
          <w:rFonts w:ascii="Courier" w:hAnsi="Courier"/>
          <w:sz w:val="18"/>
          <w:szCs w:val="18"/>
        </w:rPr>
        <w:t>.txt']</w:t>
      </w:r>
    </w:p>
    <w:p w14:paraId="60327C50" w14:textId="77777777" w:rsidR="00341C62" w:rsidRPr="00341C62" w:rsidRDefault="00341C62" w:rsidP="00341C62">
      <w:pPr>
        <w:jc w:val="left"/>
        <w:rPr>
          <w:rFonts w:ascii="Courier" w:hAnsi="Courier"/>
          <w:sz w:val="18"/>
          <w:szCs w:val="18"/>
        </w:rPr>
      </w:pPr>
      <w:r w:rsidRPr="00341C62">
        <w:rPr>
          <w:rFonts w:ascii="Courier" w:hAnsi="Courier"/>
          <w:sz w:val="18"/>
          <w:szCs w:val="18"/>
        </w:rPr>
        <w:t>targetAnarrow = "HIP85871_posA_narrow"</w:t>
      </w:r>
    </w:p>
    <w:p w14:paraId="0BD7ED8B" w14:textId="77777777" w:rsidR="00341C62" w:rsidRPr="00341C62" w:rsidRDefault="00341C62" w:rsidP="00341C62">
      <w:pPr>
        <w:jc w:val="left"/>
        <w:rPr>
          <w:rFonts w:ascii="Courier" w:hAnsi="Courier"/>
          <w:sz w:val="18"/>
          <w:szCs w:val="18"/>
        </w:rPr>
      </w:pPr>
    </w:p>
    <w:p w14:paraId="75C0B739" w14:textId="77777777" w:rsidR="00341C62" w:rsidRPr="00341C62" w:rsidRDefault="00341C62" w:rsidP="00341C62">
      <w:pPr>
        <w:jc w:val="left"/>
        <w:rPr>
          <w:rFonts w:ascii="Courier" w:hAnsi="Courier"/>
          <w:sz w:val="18"/>
          <w:szCs w:val="18"/>
        </w:rPr>
      </w:pPr>
      <w:r w:rsidRPr="00341C62">
        <w:rPr>
          <w:rFonts w:ascii="Courier" w:hAnsi="Courier"/>
          <w:sz w:val="18"/>
          <w:szCs w:val="18"/>
        </w:rPr>
        <w:t>obsfiles_posC_wide = ['Offset_-14_HIP85871</w:t>
      </w:r>
      <w:r>
        <w:rPr>
          <w:rFonts w:ascii="Courier" w:hAnsi="Courier"/>
          <w:sz w:val="18"/>
          <w:szCs w:val="18"/>
        </w:rPr>
        <w:t>_PosC</w:t>
      </w:r>
      <w:r w:rsidRPr="00341C62">
        <w:rPr>
          <w:rFonts w:ascii="Courier" w:hAnsi="Courier"/>
          <w:sz w:val="18"/>
          <w:szCs w:val="18"/>
        </w:rPr>
        <w:t>.txt','Offset_-7_HIP85871</w:t>
      </w:r>
      <w:r>
        <w:rPr>
          <w:rFonts w:ascii="Courier" w:hAnsi="Courier"/>
          <w:sz w:val="18"/>
          <w:szCs w:val="18"/>
        </w:rPr>
        <w:t>_PosC</w:t>
      </w:r>
      <w:r w:rsidRPr="00341C62">
        <w:rPr>
          <w:rFonts w:ascii="Courier" w:hAnsi="Courier"/>
          <w:sz w:val="18"/>
          <w:szCs w:val="18"/>
        </w:rPr>
        <w:t>.txt']</w:t>
      </w:r>
    </w:p>
    <w:p w14:paraId="7D41FBB7" w14:textId="77777777" w:rsidR="00341C62" w:rsidRPr="00341C62" w:rsidRDefault="00341C62" w:rsidP="00341C62">
      <w:pPr>
        <w:jc w:val="left"/>
        <w:rPr>
          <w:rFonts w:ascii="Courier" w:hAnsi="Courier"/>
          <w:sz w:val="18"/>
          <w:szCs w:val="18"/>
        </w:rPr>
      </w:pPr>
      <w:r w:rsidRPr="00341C62">
        <w:rPr>
          <w:rFonts w:ascii="Courier" w:hAnsi="Courier"/>
          <w:sz w:val="18"/>
          <w:szCs w:val="18"/>
        </w:rPr>
        <w:t>targetCwide = "HIP85871_posC_wide"</w:t>
      </w:r>
    </w:p>
    <w:p w14:paraId="67629EFA" w14:textId="77777777" w:rsidR="00341C62" w:rsidRPr="00341C62" w:rsidRDefault="00341C62" w:rsidP="00341C62">
      <w:pPr>
        <w:jc w:val="left"/>
        <w:rPr>
          <w:rFonts w:ascii="Courier" w:hAnsi="Courier"/>
          <w:sz w:val="18"/>
          <w:szCs w:val="18"/>
        </w:rPr>
      </w:pPr>
    </w:p>
    <w:p w14:paraId="4D79D4A1" w14:textId="77777777" w:rsidR="00341C62" w:rsidRPr="00341C62" w:rsidRDefault="00341C62" w:rsidP="00341C62">
      <w:pPr>
        <w:jc w:val="left"/>
        <w:rPr>
          <w:rFonts w:ascii="Courier" w:hAnsi="Courier"/>
          <w:sz w:val="18"/>
          <w:szCs w:val="18"/>
        </w:rPr>
      </w:pPr>
      <w:r w:rsidRPr="00341C62">
        <w:rPr>
          <w:rFonts w:ascii="Courier" w:hAnsi="Courier"/>
          <w:sz w:val="18"/>
          <w:szCs w:val="18"/>
        </w:rPr>
        <w:t>obsfiles_posA_wide = ['Offset_14_HIP85871</w:t>
      </w:r>
      <w:r>
        <w:rPr>
          <w:rFonts w:ascii="Courier" w:hAnsi="Courier"/>
          <w:sz w:val="18"/>
          <w:szCs w:val="18"/>
        </w:rPr>
        <w:t>_PosA</w:t>
      </w:r>
      <w:r w:rsidRPr="00341C62">
        <w:rPr>
          <w:rFonts w:ascii="Courier" w:hAnsi="Courier"/>
          <w:sz w:val="18"/>
          <w:szCs w:val="18"/>
        </w:rPr>
        <w:t>.txt','Offset_21_HIP85871</w:t>
      </w:r>
      <w:r>
        <w:rPr>
          <w:rFonts w:ascii="Courier" w:hAnsi="Courier"/>
          <w:sz w:val="18"/>
          <w:szCs w:val="18"/>
        </w:rPr>
        <w:t>_PosA</w:t>
      </w:r>
      <w:r w:rsidRPr="00341C62">
        <w:rPr>
          <w:rFonts w:ascii="Courier" w:hAnsi="Courier"/>
          <w:sz w:val="18"/>
          <w:szCs w:val="18"/>
        </w:rPr>
        <w:t>.txt']</w:t>
      </w:r>
    </w:p>
    <w:p w14:paraId="55DF0F56" w14:textId="77777777" w:rsidR="00341C62" w:rsidRPr="00341C62" w:rsidRDefault="00341C62" w:rsidP="00341C62">
      <w:pPr>
        <w:jc w:val="left"/>
        <w:rPr>
          <w:rFonts w:ascii="Courier" w:hAnsi="Courier"/>
          <w:sz w:val="18"/>
          <w:szCs w:val="18"/>
        </w:rPr>
      </w:pPr>
      <w:r w:rsidRPr="00341C62">
        <w:rPr>
          <w:rFonts w:ascii="Courier" w:hAnsi="Courier"/>
          <w:sz w:val="18"/>
          <w:szCs w:val="18"/>
        </w:rPr>
        <w:t>targetAwide = "HIP85871_posA_wide"</w:t>
      </w:r>
    </w:p>
    <w:p w14:paraId="695C30D4" w14:textId="77777777" w:rsidR="00341C62" w:rsidRPr="00341C62" w:rsidRDefault="00341C62" w:rsidP="002054FD">
      <w:pPr>
        <w:rPr>
          <w:rFonts w:ascii="Courier" w:hAnsi="Courier"/>
          <w:sz w:val="18"/>
          <w:szCs w:val="18"/>
        </w:rPr>
      </w:pPr>
    </w:p>
    <w:p w14:paraId="10CA2603" w14:textId="77777777" w:rsidR="00341C62" w:rsidRDefault="00341C62" w:rsidP="002054FD">
      <w:r>
        <w:t>Files -21_PosC and -7_PosC are the A and B positions for the C pointing, files 7 and 21 are the A and B positions for the A pointing. For the wise slits, file 7_PosC is used as a sky (B) for the -14_PosC position, and file 21_PosA is used as a sky for the 14_PosA position. The target keywords must also be specified to avoid accidental overwrite of intermediate files.</w:t>
      </w:r>
    </w:p>
    <w:p w14:paraId="3620F145" w14:textId="77777777" w:rsidR="00341C62" w:rsidRDefault="00341C62" w:rsidP="002054FD"/>
    <w:p w14:paraId="28D4B60A" w14:textId="77777777" w:rsidR="00341C62" w:rsidRDefault="00341C62" w:rsidP="002054FD">
      <w:r>
        <w:t>For files obtained after June 10, 2015, the same section would look like this:</w:t>
      </w:r>
    </w:p>
    <w:p w14:paraId="03586C89" w14:textId="77777777" w:rsidR="00341C62" w:rsidRDefault="00341C62" w:rsidP="002054FD"/>
    <w:p w14:paraId="72488182" w14:textId="77777777" w:rsidR="00341C62" w:rsidRDefault="00341C62" w:rsidP="002054FD"/>
    <w:p w14:paraId="629D4BD7" w14:textId="77777777" w:rsidR="002054FD" w:rsidRDefault="002054FD" w:rsidP="002054FD"/>
    <w:p w14:paraId="47735B6F" w14:textId="77777777" w:rsidR="000520F5" w:rsidRPr="000520F5" w:rsidRDefault="000520F5" w:rsidP="000520F5">
      <w:pPr>
        <w:jc w:val="left"/>
        <w:rPr>
          <w:rFonts w:ascii="Courier" w:hAnsi="Courier"/>
          <w:sz w:val="18"/>
          <w:szCs w:val="18"/>
        </w:rPr>
      </w:pPr>
      <w:r w:rsidRPr="000520F5">
        <w:rPr>
          <w:rFonts w:ascii="Courier" w:hAnsi="Courier"/>
          <w:sz w:val="18"/>
          <w:szCs w:val="18"/>
        </w:rPr>
        <w:t>obsfiles_posC_narrow = ['Offset_7_FS134_posC.txt','Offset_-7_FS134_PosC.txt']</w:t>
      </w:r>
    </w:p>
    <w:p w14:paraId="2F87937B" w14:textId="77777777" w:rsidR="000520F5" w:rsidRPr="000520F5" w:rsidRDefault="000520F5" w:rsidP="000520F5">
      <w:pPr>
        <w:jc w:val="left"/>
        <w:rPr>
          <w:rFonts w:ascii="Courier" w:hAnsi="Courier"/>
          <w:sz w:val="18"/>
          <w:szCs w:val="18"/>
        </w:rPr>
      </w:pPr>
      <w:r w:rsidRPr="000520F5">
        <w:rPr>
          <w:rFonts w:ascii="Courier" w:hAnsi="Courier"/>
          <w:sz w:val="18"/>
          <w:szCs w:val="18"/>
        </w:rPr>
        <w:t>targetCnarrow = "FS134_posC_narrow"</w:t>
      </w:r>
    </w:p>
    <w:p w14:paraId="7F31AD92" w14:textId="77777777" w:rsidR="000520F5" w:rsidRPr="000520F5" w:rsidRDefault="000520F5" w:rsidP="000520F5">
      <w:pPr>
        <w:jc w:val="left"/>
        <w:rPr>
          <w:rFonts w:ascii="Courier" w:hAnsi="Courier"/>
          <w:sz w:val="18"/>
          <w:szCs w:val="18"/>
        </w:rPr>
      </w:pPr>
      <w:r w:rsidRPr="000520F5">
        <w:rPr>
          <w:rFonts w:ascii="Courier" w:hAnsi="Courier"/>
          <w:sz w:val="18"/>
          <w:szCs w:val="18"/>
        </w:rPr>
        <w:t>obsfiles_posA_narrow = ['Offset_7_FS134_posA.txt','Offset_-7_FS134_PosA.txt']</w:t>
      </w:r>
    </w:p>
    <w:p w14:paraId="2FDCBCB7" w14:textId="77777777" w:rsidR="000520F5" w:rsidRPr="000520F5" w:rsidRDefault="000520F5" w:rsidP="000520F5">
      <w:pPr>
        <w:jc w:val="left"/>
        <w:rPr>
          <w:rFonts w:ascii="Courier" w:hAnsi="Courier"/>
          <w:sz w:val="18"/>
          <w:szCs w:val="18"/>
        </w:rPr>
      </w:pPr>
      <w:r w:rsidRPr="000520F5">
        <w:rPr>
          <w:rFonts w:ascii="Courier" w:hAnsi="Courier"/>
          <w:sz w:val="18"/>
          <w:szCs w:val="18"/>
        </w:rPr>
        <w:t>targetAnarrow = "FS134_posA_narrow"</w:t>
      </w:r>
    </w:p>
    <w:p w14:paraId="424089ED" w14:textId="77777777" w:rsidR="000520F5" w:rsidRPr="000520F5" w:rsidRDefault="000520F5" w:rsidP="000520F5">
      <w:pPr>
        <w:jc w:val="left"/>
        <w:rPr>
          <w:rFonts w:ascii="Courier" w:hAnsi="Courier"/>
          <w:sz w:val="18"/>
          <w:szCs w:val="18"/>
        </w:rPr>
      </w:pPr>
      <w:r w:rsidRPr="000520F5">
        <w:rPr>
          <w:rFonts w:ascii="Courier" w:hAnsi="Courier"/>
          <w:sz w:val="18"/>
          <w:szCs w:val="18"/>
        </w:rPr>
        <w:t>obsfiles_posC_wide = ['Offset_0_FS134_posC.txt','Offset_-7_FS134_PosC.txt']</w:t>
      </w:r>
    </w:p>
    <w:p w14:paraId="40F833F2" w14:textId="77777777" w:rsidR="000520F5" w:rsidRPr="000520F5" w:rsidRDefault="000520F5" w:rsidP="000520F5">
      <w:pPr>
        <w:jc w:val="left"/>
        <w:rPr>
          <w:rFonts w:ascii="Courier" w:hAnsi="Courier"/>
          <w:sz w:val="18"/>
          <w:szCs w:val="18"/>
        </w:rPr>
      </w:pPr>
      <w:r w:rsidRPr="000520F5">
        <w:rPr>
          <w:rFonts w:ascii="Courier" w:hAnsi="Courier"/>
          <w:sz w:val="18"/>
          <w:szCs w:val="18"/>
        </w:rPr>
        <w:t>targetCwide = "FS134_posC_wide"</w:t>
      </w:r>
    </w:p>
    <w:p w14:paraId="0CEDA581" w14:textId="77777777" w:rsidR="000520F5" w:rsidRPr="000520F5" w:rsidRDefault="000520F5" w:rsidP="000520F5">
      <w:pPr>
        <w:jc w:val="left"/>
        <w:rPr>
          <w:rFonts w:ascii="Courier" w:hAnsi="Courier"/>
          <w:sz w:val="18"/>
          <w:szCs w:val="18"/>
        </w:rPr>
      </w:pPr>
      <w:r w:rsidRPr="000520F5">
        <w:rPr>
          <w:rFonts w:ascii="Courier" w:hAnsi="Courier"/>
          <w:sz w:val="18"/>
          <w:szCs w:val="18"/>
        </w:rPr>
        <w:t>obsfiles_posA_wide = ['Offset_0_FS134_posA.txt','Offset_-7_FS134_PosA.txt']</w:t>
      </w:r>
    </w:p>
    <w:p w14:paraId="13F3107F" w14:textId="77777777" w:rsidR="002054FD" w:rsidRDefault="000520F5" w:rsidP="000520F5">
      <w:pPr>
        <w:jc w:val="left"/>
        <w:rPr>
          <w:rFonts w:ascii="Courier" w:hAnsi="Courier"/>
          <w:sz w:val="18"/>
          <w:szCs w:val="18"/>
        </w:rPr>
      </w:pPr>
      <w:r w:rsidRPr="000520F5">
        <w:rPr>
          <w:rFonts w:ascii="Courier" w:hAnsi="Courier"/>
          <w:sz w:val="18"/>
          <w:szCs w:val="18"/>
        </w:rPr>
        <w:t>targetAwide = "FS134_posA_wide"</w:t>
      </w:r>
    </w:p>
    <w:p w14:paraId="6ECC8850" w14:textId="77777777" w:rsidR="000520F5" w:rsidRDefault="000520F5" w:rsidP="000520F5">
      <w:pPr>
        <w:jc w:val="left"/>
        <w:rPr>
          <w:rFonts w:ascii="Courier" w:hAnsi="Courier"/>
          <w:sz w:val="18"/>
          <w:szCs w:val="18"/>
        </w:rPr>
      </w:pPr>
    </w:p>
    <w:p w14:paraId="37965D66" w14:textId="77777777" w:rsidR="000520F5" w:rsidRDefault="000520F5" w:rsidP="000520F5">
      <w:pPr>
        <w:jc w:val="left"/>
        <w:rPr>
          <w:rFonts w:ascii="Courier" w:hAnsi="Courier"/>
          <w:sz w:val="18"/>
          <w:szCs w:val="18"/>
        </w:rPr>
      </w:pPr>
    </w:p>
    <w:p w14:paraId="1E89E11B" w14:textId="77777777" w:rsidR="000520F5" w:rsidRDefault="000520F5" w:rsidP="000520F5">
      <w:pPr>
        <w:jc w:val="left"/>
        <w:rPr>
          <w:rFonts w:ascii="Courier" w:hAnsi="Courier"/>
          <w:sz w:val="18"/>
          <w:szCs w:val="18"/>
        </w:rPr>
      </w:pPr>
    </w:p>
    <w:p w14:paraId="2A8D947D" w14:textId="77777777" w:rsidR="000520F5" w:rsidRDefault="000520F5" w:rsidP="000520F5">
      <w:pPr>
        <w:jc w:val="left"/>
      </w:pPr>
      <w:r>
        <w:t>The first step is to produce a flat field.</w:t>
      </w:r>
    </w:p>
    <w:p w14:paraId="1486446C" w14:textId="77777777" w:rsidR="000520F5" w:rsidRDefault="000520F5" w:rsidP="000520F5">
      <w:pPr>
        <w:jc w:val="left"/>
      </w:pPr>
    </w:p>
    <w:p w14:paraId="7DFBA1DF" w14:textId="77777777" w:rsidR="000520F5" w:rsidRDefault="000520F5" w:rsidP="000520F5">
      <w:pPr>
        <w:jc w:val="left"/>
        <w:rPr>
          <w:rFonts w:ascii="Courier" w:hAnsi="Courier"/>
          <w:sz w:val="18"/>
          <w:szCs w:val="18"/>
        </w:rPr>
      </w:pPr>
      <w:r w:rsidRPr="000520F5">
        <w:rPr>
          <w:rFonts w:ascii="Courier" w:hAnsi="Courier"/>
          <w:sz w:val="18"/>
          <w:szCs w:val="18"/>
        </w:rPr>
        <w:t>Flats.handle_flats('Flat.txt', maskname, band, flatops, longslit = longslit)</w:t>
      </w:r>
    </w:p>
    <w:p w14:paraId="397DE285" w14:textId="77777777" w:rsidR="000520F5" w:rsidRPr="000520F5" w:rsidRDefault="000520F5" w:rsidP="000520F5">
      <w:pPr>
        <w:jc w:val="left"/>
        <w:rPr>
          <w:rFonts w:ascii="Courier" w:hAnsi="Courier"/>
          <w:sz w:val="18"/>
          <w:szCs w:val="18"/>
        </w:rPr>
      </w:pPr>
      <w:r>
        <w:rPr>
          <w:rFonts w:ascii="Courier" w:hAnsi="Courier"/>
          <w:sz w:val="18"/>
          <w:szCs w:val="18"/>
        </w:rPr>
        <w:t>or</w:t>
      </w:r>
    </w:p>
    <w:p w14:paraId="2D67E18F" w14:textId="77777777" w:rsidR="000520F5" w:rsidRDefault="000520F5" w:rsidP="000520F5">
      <w:pPr>
        <w:jc w:val="left"/>
        <w:rPr>
          <w:rFonts w:ascii="Courier" w:hAnsi="Courier"/>
          <w:sz w:val="18"/>
          <w:szCs w:val="18"/>
        </w:rPr>
      </w:pPr>
      <w:r w:rsidRPr="000520F5">
        <w:rPr>
          <w:rFonts w:ascii="Courier" w:hAnsi="Courier"/>
          <w:sz w:val="18"/>
          <w:szCs w:val="18"/>
        </w:rPr>
        <w:t>Flats.handle_flats('Flat.txt', maskname, band, flatops,lampOffList='FlatThermal.txt', longslit=longslit)</w:t>
      </w:r>
    </w:p>
    <w:p w14:paraId="0544EB3E" w14:textId="77777777" w:rsidR="000520F5" w:rsidRDefault="000520F5" w:rsidP="000520F5">
      <w:pPr>
        <w:jc w:val="left"/>
        <w:rPr>
          <w:rFonts w:ascii="Courier" w:hAnsi="Courier"/>
          <w:sz w:val="18"/>
          <w:szCs w:val="18"/>
        </w:rPr>
      </w:pPr>
    </w:p>
    <w:p w14:paraId="40015728" w14:textId="77777777" w:rsidR="000520F5" w:rsidRDefault="000520F5" w:rsidP="000520F5">
      <w:r>
        <w:t>Using argon (or neon) lines, we can now produce a wavelength calibration.</w:t>
      </w:r>
    </w:p>
    <w:p w14:paraId="0E7964C3" w14:textId="77777777" w:rsidR="000520F5" w:rsidRDefault="000520F5" w:rsidP="000520F5"/>
    <w:p w14:paraId="621B4E66" w14:textId="77777777" w:rsidR="000520F5" w:rsidRPr="000520F5" w:rsidRDefault="000520F5" w:rsidP="000520F5">
      <w:pPr>
        <w:jc w:val="left"/>
        <w:rPr>
          <w:rFonts w:ascii="Courier" w:hAnsi="Courier"/>
          <w:sz w:val="18"/>
          <w:szCs w:val="18"/>
        </w:rPr>
      </w:pPr>
      <w:r w:rsidRPr="000520F5">
        <w:rPr>
          <w:rFonts w:ascii="Courier" w:hAnsi="Courier"/>
          <w:sz w:val="18"/>
          <w:szCs w:val="18"/>
        </w:rPr>
        <w:t>Wavelength.imcombine(argon, maskname, band, waveops)</w:t>
      </w:r>
    </w:p>
    <w:p w14:paraId="4C9B9CC9" w14:textId="77777777" w:rsidR="000520F5" w:rsidRPr="000520F5" w:rsidRDefault="000520F5" w:rsidP="000520F5">
      <w:pPr>
        <w:jc w:val="left"/>
        <w:rPr>
          <w:rFonts w:ascii="Courier" w:hAnsi="Courier"/>
          <w:sz w:val="18"/>
          <w:szCs w:val="18"/>
        </w:rPr>
      </w:pPr>
      <w:r w:rsidRPr="000520F5">
        <w:rPr>
          <w:rFonts w:ascii="Courier" w:hAnsi="Courier"/>
          <w:sz w:val="18"/>
          <w:szCs w:val="18"/>
        </w:rPr>
        <w:t>Wavelength.fit_lambda_interactively(maskname, band, argon, waveops, longslit=longslit, argon=True)</w:t>
      </w:r>
    </w:p>
    <w:p w14:paraId="08DA9CEB" w14:textId="77777777" w:rsidR="000520F5" w:rsidRPr="000520F5" w:rsidRDefault="000520F5" w:rsidP="000520F5">
      <w:pPr>
        <w:jc w:val="left"/>
        <w:rPr>
          <w:rFonts w:ascii="Courier" w:hAnsi="Courier"/>
          <w:sz w:val="18"/>
          <w:szCs w:val="18"/>
        </w:rPr>
      </w:pPr>
      <w:r w:rsidRPr="000520F5">
        <w:rPr>
          <w:rFonts w:ascii="Courier" w:hAnsi="Courier"/>
          <w:sz w:val="18"/>
          <w:szCs w:val="18"/>
        </w:rPr>
        <w:t>Wavelength.fit_lambda(maskname, band, argon, argon, waveops, longslit=longslit)</w:t>
      </w:r>
    </w:p>
    <w:p w14:paraId="45C2AB4D" w14:textId="77777777" w:rsidR="000520F5" w:rsidRDefault="000520F5" w:rsidP="000520F5">
      <w:pPr>
        <w:jc w:val="left"/>
        <w:rPr>
          <w:rFonts w:ascii="Courier" w:hAnsi="Courier"/>
          <w:sz w:val="18"/>
          <w:szCs w:val="18"/>
        </w:rPr>
      </w:pPr>
      <w:r w:rsidRPr="000520F5">
        <w:rPr>
          <w:rFonts w:ascii="Courier" w:hAnsi="Courier"/>
          <w:sz w:val="18"/>
          <w:szCs w:val="18"/>
        </w:rPr>
        <w:t>Wavelength.apply_lambda_simple(maskname, band, argon, waveops, longslit=longslit, smooth=True)</w:t>
      </w:r>
    </w:p>
    <w:p w14:paraId="58329132" w14:textId="77777777" w:rsidR="000520F5" w:rsidRDefault="000520F5" w:rsidP="000520F5">
      <w:pPr>
        <w:jc w:val="left"/>
        <w:rPr>
          <w:rFonts w:ascii="Courier" w:hAnsi="Courier"/>
          <w:sz w:val="18"/>
          <w:szCs w:val="18"/>
        </w:rPr>
      </w:pPr>
    </w:p>
    <w:p w14:paraId="26F91E68" w14:textId="77777777" w:rsidR="000520F5" w:rsidRDefault="000520F5" w:rsidP="000520F5">
      <w:r>
        <w:t>While using the interactive fitting, note that there are two slits to fit.</w:t>
      </w:r>
    </w:p>
    <w:p w14:paraId="3E103D32" w14:textId="77777777" w:rsidR="000520F5" w:rsidRDefault="000520F5" w:rsidP="000520F5"/>
    <w:p w14:paraId="10087099" w14:textId="77777777" w:rsidR="000520F5" w:rsidRDefault="000520F5" w:rsidP="000520F5">
      <w:r>
        <w:t xml:space="preserve">The next section of the driver reduces the narrow slits. The optional line </w:t>
      </w:r>
    </w:p>
    <w:p w14:paraId="2ED4515C" w14:textId="77777777" w:rsidR="000520F5" w:rsidRPr="000520F5" w:rsidRDefault="000520F5" w:rsidP="000520F5">
      <w:pPr>
        <w:jc w:val="left"/>
        <w:rPr>
          <w:rFonts w:ascii="Courier" w:hAnsi="Courier"/>
        </w:rPr>
      </w:pPr>
      <w:r w:rsidRPr="000520F5">
        <w:rPr>
          <w:rFonts w:ascii="Courier" w:hAnsi="Courier"/>
        </w:rPr>
        <w:t>IO.fix_long2pos_headers(obsfiles)</w:t>
      </w:r>
    </w:p>
    <w:p w14:paraId="2241FD9B" w14:textId="77777777" w:rsidR="000520F5" w:rsidRDefault="000520F5" w:rsidP="000520F5">
      <w:r>
        <w:t>is ONLY necessary if your observations were taken before June 10, 2015.</w:t>
      </w:r>
      <w:r w:rsidR="007B0E1E">
        <w:t xml:space="preserve"> It is safe to leave this line on for a second run: the script will not modify the same files twice.</w:t>
      </w:r>
    </w:p>
    <w:p w14:paraId="58AAEC36" w14:textId="77777777" w:rsidR="000520F5" w:rsidRDefault="000520F5" w:rsidP="000520F5"/>
    <w:p w14:paraId="3034C9B5" w14:textId="77777777" w:rsidR="00946470" w:rsidRDefault="000520F5" w:rsidP="000520F5">
      <w:r>
        <w:t xml:space="preserve">Rememeber to update the </w:t>
      </w:r>
      <w:r w:rsidR="00946470">
        <w:t>lambda_solution_wave_stack file: you can update this in the variable wavelength_file, which will be used by the following instructions.</w:t>
      </w:r>
    </w:p>
    <w:p w14:paraId="742AE26B" w14:textId="77777777" w:rsidR="000520F5" w:rsidRDefault="000520F5" w:rsidP="000520F5">
      <w:r>
        <w:t xml:space="preserve"> The driver contains instructions on how to perform background subtraction and finally rectification, in a similar way as for a normal mask.</w:t>
      </w:r>
    </w:p>
    <w:p w14:paraId="2C3D0F85" w14:textId="77777777" w:rsidR="007B0E1E" w:rsidRDefault="007B0E1E" w:rsidP="000520F5"/>
    <w:p w14:paraId="3D89237B" w14:textId="77777777" w:rsidR="007B0E1E" w:rsidRDefault="00E6686A" w:rsidP="000520F5">
      <w:r>
        <w:t>The resulting files are the same as in the standard reduction, but the main results are contained in:</w:t>
      </w:r>
    </w:p>
    <w:p w14:paraId="5122E812" w14:textId="77777777" w:rsidR="00E6686A" w:rsidRDefault="00E6686A" w:rsidP="000520F5">
      <w:r>
        <w:lastRenderedPageBreak/>
        <w:t>{object}_posA_narrow_{filter}_eps.fits</w:t>
      </w:r>
    </w:p>
    <w:p w14:paraId="432DD1D5" w14:textId="77777777" w:rsidR="00E6686A" w:rsidRDefault="00E6686A" w:rsidP="000520F5">
      <w:r>
        <w:t xml:space="preserve"> and </w:t>
      </w:r>
    </w:p>
    <w:p w14:paraId="4FD7A34E" w14:textId="77777777" w:rsidR="00E6686A" w:rsidRDefault="00E6686A" w:rsidP="000520F5">
      <w:r>
        <w:t>{object}_posC_narrow_{filter}_eps.fits</w:t>
      </w:r>
    </w:p>
    <w:p w14:paraId="1EA0D9C1" w14:textId="77777777" w:rsidR="007B0E1E" w:rsidRDefault="007B0E1E" w:rsidP="000520F5"/>
    <w:p w14:paraId="1BCE829A" w14:textId="77777777" w:rsidR="000520F5" w:rsidRDefault="000520F5" w:rsidP="000520F5"/>
    <w:p w14:paraId="5C751E58" w14:textId="77777777" w:rsidR="000520F5" w:rsidRDefault="000520F5" w:rsidP="000520F5">
      <w:r>
        <w:t>For the wide slits, since there is no AB pattern, we use the sky provided by one of the observations in the narrow slits, and we do not perform the final rectification.</w:t>
      </w:r>
    </w:p>
    <w:p w14:paraId="1419EBFD" w14:textId="77777777" w:rsidR="009F1AE3" w:rsidRDefault="009F1AE3" w:rsidP="000520F5">
      <w:r>
        <w:t>In this case the final science results are contained in:</w:t>
      </w:r>
    </w:p>
    <w:p w14:paraId="417F1078" w14:textId="77777777" w:rsidR="009F1AE3" w:rsidRDefault="009F1AE3" w:rsidP="000520F5"/>
    <w:p w14:paraId="42A790FA" w14:textId="77777777" w:rsidR="009F1AE3" w:rsidRDefault="009F1AE3" w:rsidP="000520F5">
      <w:r>
        <w:t>bsub_{object}_posC_wide_{filter}_A-B.fits</w:t>
      </w:r>
    </w:p>
    <w:p w14:paraId="3171A84E" w14:textId="77777777" w:rsidR="009F1AE3" w:rsidRDefault="009F1AE3" w:rsidP="000520F5">
      <w:r>
        <w:t>and</w:t>
      </w:r>
    </w:p>
    <w:p w14:paraId="705277DF" w14:textId="77777777" w:rsidR="009F1AE3" w:rsidRDefault="009F1AE3" w:rsidP="000520F5">
      <w:r>
        <w:t>bsub_{object}_posA_wide_{filter}_A-B.fits</w:t>
      </w:r>
    </w:p>
    <w:p w14:paraId="26CDA76A" w14:textId="77777777" w:rsidR="009F1AE3" w:rsidRDefault="009F1AE3" w:rsidP="000520F5"/>
    <w:p w14:paraId="3A9C5BA9" w14:textId="77777777" w:rsidR="009F1AE3" w:rsidRDefault="009F1AE3" w:rsidP="000520F5"/>
    <w:p w14:paraId="1B75272E" w14:textId="77777777" w:rsidR="000520F5" w:rsidRPr="000520F5" w:rsidRDefault="000520F5" w:rsidP="000520F5"/>
    <w:p w14:paraId="786CDFCE" w14:textId="77777777" w:rsidR="00FC2E7E" w:rsidRDefault="00473FE6" w:rsidP="00473FE6">
      <w:pPr>
        <w:pStyle w:val="Heading1"/>
      </w:pPr>
      <w:r>
        <w:t>Longslit Reductions</w:t>
      </w:r>
    </w:p>
    <w:p w14:paraId="03D2E8B6" w14:textId="77777777" w:rsidR="00473FE6" w:rsidRDefault="00473FE6" w:rsidP="00473FE6">
      <w:r>
        <w:t xml:space="preserve">The longslit reductions require transferring the Longslit_Driver.py file into the reduction directory. </w:t>
      </w:r>
      <w:r w:rsidR="00516EC9">
        <w:t>A few key parameters have to be adjusted in Longslit_Driver.py to help the pipeline figure out where</w:t>
      </w:r>
      <w:r w:rsidR="008D26D4">
        <w:t xml:space="preserve"> to extract the longslit from</w:t>
      </w:r>
      <w:r w:rsidR="00516EC9">
        <w:t xml:space="preserve">. </w:t>
      </w:r>
    </w:p>
    <w:p w14:paraId="4D363FCB" w14:textId="77777777" w:rsidR="00516EC9" w:rsidRDefault="00516EC9" w:rsidP="00473FE6"/>
    <w:p w14:paraId="353A38FF" w14:textId="77777777" w:rsidR="008D26D4" w:rsidRDefault="008D26D4" w:rsidP="00516EC9">
      <w:pPr>
        <w:pStyle w:val="ListParagraph"/>
        <w:numPr>
          <w:ilvl w:val="0"/>
          <w:numId w:val="20"/>
        </w:numPr>
      </w:pPr>
      <w:r>
        <w:t>cd /path/to/LONGSLIT/</w:t>
      </w:r>
    </w:p>
    <w:p w14:paraId="15A957D8" w14:textId="77777777" w:rsidR="00516EC9" w:rsidRDefault="00E454FE" w:rsidP="00516EC9">
      <w:pPr>
        <w:pStyle w:val="ListParagraph"/>
        <w:numPr>
          <w:ilvl w:val="0"/>
          <w:numId w:val="20"/>
        </w:numPr>
      </w:pPr>
      <w:r>
        <w:t>cp ~/mosdrp/drivers/Longslit_driver</w:t>
      </w:r>
      <w:r w:rsidR="008D26D4">
        <w:t>.py .</w:t>
      </w:r>
    </w:p>
    <w:p w14:paraId="1C9BBEB4" w14:textId="77777777" w:rsidR="000B3DB2" w:rsidRDefault="000B3DB2" w:rsidP="00516EC9">
      <w:pPr>
        <w:pStyle w:val="ListParagraph"/>
        <w:numPr>
          <w:ilvl w:val="0"/>
          <w:numId w:val="20"/>
        </w:numPr>
      </w:pPr>
      <w:r>
        <w:t>Check all the .txt files to make sure your observations are included. You may have to merge files from various LONGSLIT* directories. This happens when your observations use a shorter longslit than the calibrations.</w:t>
      </w:r>
      <w:r w:rsidR="005512DD">
        <w:t xml:space="preserve"> </w:t>
      </w:r>
    </w:p>
    <w:p w14:paraId="1DEFD2F0" w14:textId="77777777" w:rsidR="00E454FE" w:rsidRDefault="00E454FE" w:rsidP="00516EC9">
      <w:pPr>
        <w:pStyle w:val="ListParagraph"/>
        <w:numPr>
          <w:ilvl w:val="0"/>
          <w:numId w:val="20"/>
        </w:numPr>
      </w:pPr>
      <w:r>
        <w:t>Note that mospy handle generates separate offset files for each of your targets, using the target name, but does NOT separate repeated observations of the same targets at different times of the night.</w:t>
      </w:r>
    </w:p>
    <w:p w14:paraId="147C08F9" w14:textId="77777777" w:rsidR="008D26D4" w:rsidRDefault="008D26D4" w:rsidP="00516EC9">
      <w:pPr>
        <w:pStyle w:val="ListParagraph"/>
        <w:numPr>
          <w:ilvl w:val="0"/>
          <w:numId w:val="20"/>
        </w:numPr>
      </w:pPr>
      <w:r>
        <w:t>edit Driver_Longslit.py</w:t>
      </w:r>
    </w:p>
    <w:p w14:paraId="7570EC61" w14:textId="77777777" w:rsidR="008D26D4" w:rsidRDefault="008D26D4" w:rsidP="008D26D4">
      <w:pPr>
        <w:pStyle w:val="ListParagraph"/>
        <w:numPr>
          <w:ilvl w:val="1"/>
          <w:numId w:val="20"/>
        </w:numPr>
      </w:pPr>
      <w:r>
        <w:t>Examine a longslit image (see figure below) and adjust ‘yrange’: [709, 1350] to the vertical range</w:t>
      </w:r>
      <w:r w:rsidR="0060744F">
        <w:t xml:space="preserve"> covered by the slit</w:t>
      </w:r>
    </w:p>
    <w:p w14:paraId="082940B9" w14:textId="77777777" w:rsidR="008D26D4" w:rsidRDefault="008D26D4" w:rsidP="008D26D4">
      <w:pPr>
        <w:pStyle w:val="ListParagraph"/>
        <w:numPr>
          <w:ilvl w:val="1"/>
          <w:numId w:val="20"/>
        </w:numPr>
      </w:pPr>
      <w:r>
        <w:t>From the same examined longslit, select ‘row_positio</w:t>
      </w:r>
      <w:r w:rsidR="0060744F">
        <w:t>n’ so that it is uncontaminated by the spectrum.</w:t>
      </w:r>
      <w:r w:rsidR="00584917">
        <w:t xml:space="preserve"> See </w:t>
      </w:r>
      <w:r w:rsidR="00584917">
        <w:fldChar w:fldCharType="begin"/>
      </w:r>
      <w:r w:rsidR="00584917">
        <w:instrText xml:space="preserve"> REF _Ref255737862 \h </w:instrText>
      </w:r>
      <w:r w:rsidR="00584917">
        <w:fldChar w:fldCharType="separate"/>
      </w:r>
      <w:r w:rsidR="009E4F41">
        <w:t>Figure 1</w:t>
      </w:r>
      <w:r w:rsidR="00584917">
        <w:fldChar w:fldCharType="end"/>
      </w:r>
      <w:r w:rsidR="00584917">
        <w:t>.</w:t>
      </w:r>
    </w:p>
    <w:p w14:paraId="31A4B9DF" w14:textId="77777777" w:rsidR="0060744F" w:rsidRDefault="0060744F" w:rsidP="008D26D4">
      <w:pPr>
        <w:pStyle w:val="ListParagraph"/>
        <w:numPr>
          <w:ilvl w:val="1"/>
          <w:numId w:val="20"/>
        </w:numPr>
      </w:pPr>
      <w:r>
        <w:t>make sure that ‘mode’:’longslit’ is specified in the longslit variable</w:t>
      </w:r>
    </w:p>
    <w:p w14:paraId="177B707D" w14:textId="77777777" w:rsidR="008D26D4" w:rsidRDefault="008D26D4" w:rsidP="008D26D4">
      <w:pPr>
        <w:pStyle w:val="ListParagraph"/>
        <w:numPr>
          <w:ilvl w:val="1"/>
          <w:numId w:val="20"/>
        </w:numPr>
      </w:pPr>
      <w:r>
        <w:t xml:space="preserve">The result should look like </w:t>
      </w:r>
      <w:r w:rsidR="00584917">
        <w:fldChar w:fldCharType="begin"/>
      </w:r>
      <w:r w:rsidR="00584917">
        <w:instrText xml:space="preserve"> REF _Ref255737873 \h </w:instrText>
      </w:r>
      <w:r w:rsidR="00584917">
        <w:fldChar w:fldCharType="separate"/>
      </w:r>
      <w:r w:rsidR="009E4F41">
        <w:t>Figure 2</w:t>
      </w:r>
      <w:r w:rsidR="00584917">
        <w:fldChar w:fldCharType="end"/>
      </w:r>
      <w:r w:rsidR="00584917">
        <w:t>.</w:t>
      </w:r>
    </w:p>
    <w:p w14:paraId="75972208" w14:textId="77777777" w:rsidR="00FB0AE3" w:rsidRDefault="00FB0AE3" w:rsidP="0060744F"/>
    <w:p w14:paraId="420176B5" w14:textId="77777777" w:rsidR="00FB0AE3" w:rsidRDefault="004377D9" w:rsidP="00FB0AE3">
      <w:pPr>
        <w:pStyle w:val="ListParagraph"/>
        <w:numPr>
          <w:ilvl w:val="0"/>
          <w:numId w:val="20"/>
        </w:numPr>
      </w:pPr>
      <w:r>
        <w:t>For each step in a section, uncomment the necessary line and run mosdrp on the Driver file. Once the apply_lambda_simple step is complete, fill in the ‘lambda_solution_wave_stack_...’ line with the correct wave stack file.</w:t>
      </w:r>
    </w:p>
    <w:p w14:paraId="4D33C383" w14:textId="77777777" w:rsidR="004377D9" w:rsidRDefault="004377D9" w:rsidP="004377D9">
      <w:pPr>
        <w:pStyle w:val="ListParagraph"/>
        <w:ind w:left="1066" w:firstLine="0"/>
      </w:pPr>
    </w:p>
    <w:p w14:paraId="55E0568D" w14:textId="77777777" w:rsidR="00584917" w:rsidRDefault="00584917" w:rsidP="002E571D">
      <w:pPr>
        <w:ind w:firstLine="0"/>
      </w:pPr>
    </w:p>
    <w:p w14:paraId="1A653086" w14:textId="77777777" w:rsidR="00584917" w:rsidRDefault="00584917" w:rsidP="00584917">
      <w:r>
        <w:lastRenderedPageBreak/>
        <w:t>You now have two options based on the results. If the night sky lines are not bright enough to identify in the interactive step you should use arclamps. In the following instructions, r</w:t>
      </w:r>
      <w:r w:rsidR="007B0E1E">
        <w:t>eplace wavefiles with ‘Ne.txt’ or ‘Ar.txt’ and specify neon=True or argon=True.</w:t>
      </w:r>
    </w:p>
    <w:p w14:paraId="37033B3A" w14:textId="77777777" w:rsidR="00584917" w:rsidRDefault="00D03BBF" w:rsidP="00584917">
      <w:pPr>
        <w:keepNext/>
      </w:pPr>
      <w:r>
        <w:drawing>
          <wp:inline distT="0" distB="0" distL="0" distR="0" wp14:anchorId="59844376" wp14:editId="421CDBE3">
            <wp:extent cx="4671060" cy="5142256"/>
            <wp:effectExtent l="0" t="0" r="254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1060" cy="5142256"/>
                    </a:xfrm>
                    <a:prstGeom prst="rect">
                      <a:avLst/>
                    </a:prstGeom>
                    <a:noFill/>
                    <a:ln>
                      <a:noFill/>
                    </a:ln>
                  </pic:spPr>
                </pic:pic>
              </a:graphicData>
            </a:graphic>
          </wp:inline>
        </w:drawing>
      </w:r>
    </w:p>
    <w:p w14:paraId="120402E7" w14:textId="77777777" w:rsidR="00D03BBF" w:rsidRDefault="00584917" w:rsidP="00584917">
      <w:pPr>
        <w:pStyle w:val="Caption"/>
        <w:jc w:val="both"/>
      </w:pPr>
      <w:bookmarkStart w:id="69" w:name="_Ref255737862"/>
      <w:r>
        <w:t xml:space="preserve">Figure </w:t>
      </w:r>
      <w:r>
        <w:fldChar w:fldCharType="begin"/>
      </w:r>
      <w:r>
        <w:instrText xml:space="preserve"> SEQ Figure \* ARABIC </w:instrText>
      </w:r>
      <w:r>
        <w:fldChar w:fldCharType="separate"/>
      </w:r>
      <w:r w:rsidR="009E4F41">
        <w:t>1</w:t>
      </w:r>
      <w:r>
        <w:fldChar w:fldCharType="end"/>
      </w:r>
      <w:bookmarkEnd w:id="69"/>
      <w:r>
        <w:t>- An example of an uncontaminated row (#1127) in the longslit.</w:t>
      </w:r>
    </w:p>
    <w:p w14:paraId="3EF021CC" w14:textId="77777777" w:rsidR="008D26D4" w:rsidRDefault="008D26D4" w:rsidP="00473FE6"/>
    <w:p w14:paraId="1D4D6CB2" w14:textId="77777777" w:rsidR="008D26D4" w:rsidRDefault="008D26D4" w:rsidP="00473FE6"/>
    <w:p w14:paraId="3E4FBD7C" w14:textId="77777777" w:rsidR="00584917" w:rsidRDefault="008D26D4" w:rsidP="00584917">
      <w:pPr>
        <w:keepNext/>
      </w:pPr>
      <w:r>
        <w:lastRenderedPageBreak/>
        <w:drawing>
          <wp:inline distT="0" distB="0" distL="0" distR="0" wp14:anchorId="682C5B05" wp14:editId="08ACBA91">
            <wp:extent cx="4671060" cy="4417241"/>
            <wp:effectExtent l="0" t="0" r="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1060" cy="4417241"/>
                    </a:xfrm>
                    <a:prstGeom prst="rect">
                      <a:avLst/>
                    </a:prstGeom>
                    <a:noFill/>
                    <a:ln>
                      <a:noFill/>
                    </a:ln>
                  </pic:spPr>
                </pic:pic>
              </a:graphicData>
            </a:graphic>
          </wp:inline>
        </w:drawing>
      </w:r>
    </w:p>
    <w:p w14:paraId="14250934" w14:textId="77777777" w:rsidR="008D26D4" w:rsidRDefault="00584917" w:rsidP="00584917">
      <w:pPr>
        <w:pStyle w:val="Caption"/>
        <w:jc w:val="both"/>
      </w:pPr>
      <w:bookmarkStart w:id="70" w:name="_Ref255737873"/>
      <w:r>
        <w:t xml:space="preserve">Figure </w:t>
      </w:r>
      <w:r>
        <w:fldChar w:fldCharType="begin"/>
      </w:r>
      <w:r>
        <w:instrText xml:space="preserve"> SEQ Figure \* ARABIC </w:instrText>
      </w:r>
      <w:r>
        <w:fldChar w:fldCharType="separate"/>
      </w:r>
      <w:r w:rsidR="009E4F41">
        <w:t>2</w:t>
      </w:r>
      <w:r>
        <w:fldChar w:fldCharType="end"/>
      </w:r>
      <w:bookmarkEnd w:id="70"/>
      <w:r>
        <w:t>- Example of a modified Driver_Longslit.py</w:t>
      </w:r>
      <w:r w:rsidR="00D04C11">
        <w:t>. Notice that pixel 991 is selected as the row to perform the initial wavelength solution on. In Figure 2, this is the equivalent of 1127.</w:t>
      </w:r>
      <w:r w:rsidR="0060744F">
        <w:t xml:space="preserve">  </w:t>
      </w:r>
    </w:p>
    <w:p w14:paraId="6BDECA7B" w14:textId="77777777" w:rsidR="00E4404E" w:rsidRDefault="00E4404E" w:rsidP="00E4404E">
      <w:pPr>
        <w:pStyle w:val="Heading1"/>
      </w:pPr>
      <w:r>
        <w:t>A word about header comments</w:t>
      </w:r>
    </w:p>
    <w:p w14:paraId="5D0AD288" w14:textId="77777777" w:rsidR="00E4404E" w:rsidRDefault="00E4404E" w:rsidP="00E4404E">
      <w:pPr>
        <w:pStyle w:val="Firstparagraph"/>
      </w:pPr>
      <w:r>
        <w:t>Files produced by the DRP have a series of information in the FITS header that helps users determine the pedigree of files involved in the reduction. Since many files go into reductions, FITS headers are enormous and some documentation about them is useful.</w:t>
      </w:r>
    </w:p>
    <w:p w14:paraId="033BA35F" w14:textId="77777777" w:rsidR="00E4404E" w:rsidRDefault="00E4404E" w:rsidP="00E4404E">
      <w:r>
        <w:t>The derived product FITS headers are organized as follows. The header of the first science file in the ‘A’ frame goes directly into the header. As the rest of the ‘A’ frames go into the header, the new keyword is checked against the current header. If the value of the keyword is different, a new keyword is added with the key postpended by _img### where ### is the file number. A special keyword called imfno### is created showing the full path to the file in the data reduction set. An example is shown below:</w:t>
      </w:r>
    </w:p>
    <w:p w14:paraId="21F71F92" w14:textId="77777777" w:rsidR="00E4404E" w:rsidRDefault="00E4404E" w:rsidP="00E4404E">
      <w:pPr>
        <w:keepNext/>
      </w:pPr>
      <w:r>
        <w:lastRenderedPageBreak/>
        <w:drawing>
          <wp:inline distT="0" distB="0" distL="0" distR="0" wp14:anchorId="657E07CB" wp14:editId="2EFDDCA6">
            <wp:extent cx="4671060" cy="1760908"/>
            <wp:effectExtent l="0" t="0" r="254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1060" cy="1760908"/>
                    </a:xfrm>
                    <a:prstGeom prst="rect">
                      <a:avLst/>
                    </a:prstGeom>
                    <a:noFill/>
                    <a:ln>
                      <a:noFill/>
                    </a:ln>
                  </pic:spPr>
                </pic:pic>
              </a:graphicData>
            </a:graphic>
          </wp:inline>
        </w:drawing>
      </w:r>
    </w:p>
    <w:p w14:paraId="2082F664" w14:textId="77777777" w:rsidR="00E4404E" w:rsidRPr="00E4404E" w:rsidRDefault="00E4404E" w:rsidP="00E4404E">
      <w:pPr>
        <w:pStyle w:val="Caption"/>
        <w:jc w:val="both"/>
      </w:pPr>
      <w:r>
        <w:t xml:space="preserve">Figure </w:t>
      </w:r>
      <w:r>
        <w:fldChar w:fldCharType="begin"/>
      </w:r>
      <w:r>
        <w:instrText xml:space="preserve"> SEQ Figure \* ARABIC </w:instrText>
      </w:r>
      <w:r>
        <w:fldChar w:fldCharType="separate"/>
      </w:r>
      <w:r w:rsidR="009E4F41">
        <w:t>3</w:t>
      </w:r>
      <w:r>
        <w:fldChar w:fldCharType="end"/>
      </w:r>
      <w:r>
        <w:t>- ds9 output of the FITS header. Note that the first "A" frame file is located in /scr2/mosfire/2013nov26/m131126_0135.fits. The second file (#137) has a similar path. The keywords which follow from file #137 have different values than those in file #135 and are thus named KEY_img###.</w:t>
      </w:r>
    </w:p>
    <w:p w14:paraId="5B331658" w14:textId="77777777" w:rsidR="00E4404E" w:rsidRDefault="00E4404E" w:rsidP="003C1885">
      <w:pPr>
        <w:pStyle w:val="Heading1"/>
        <w:numPr>
          <w:ilvl w:val="0"/>
          <w:numId w:val="0"/>
        </w:numPr>
      </w:pPr>
    </w:p>
    <w:p w14:paraId="51ED1AC4" w14:textId="77777777" w:rsidR="007A052C" w:rsidRDefault="007A052C" w:rsidP="007A052C">
      <w:pPr>
        <w:pStyle w:val="Heading1"/>
      </w:pPr>
      <w:r>
        <w:t>Some Hints</w:t>
      </w:r>
    </w:p>
    <w:p w14:paraId="1028A128" w14:textId="77777777" w:rsidR="007A052C" w:rsidRDefault="007A052C" w:rsidP="007A052C">
      <w:pPr>
        <w:pStyle w:val="Heading2"/>
      </w:pPr>
      <w:r>
        <w:t>Pay attention to the wavelength fitting output:</w:t>
      </w:r>
    </w:p>
    <w:p w14:paraId="01BB27BE" w14:textId="77777777" w:rsidR="007A052C" w:rsidRDefault="007A052C" w:rsidP="007A052C"/>
    <w:p w14:paraId="03F05DF2" w14:textId="77777777" w:rsidR="007A052C" w:rsidRDefault="007A052C" w:rsidP="007A052C"/>
    <w:p w14:paraId="3750D00E" w14:textId="77777777" w:rsidR="007A052C" w:rsidRDefault="007A052C" w:rsidP="007A052C">
      <w:r>
        <w:lastRenderedPageBreak/>
        <mc:AlternateContent>
          <mc:Choice Requires="wps">
            <w:drawing>
              <wp:anchor distT="0" distB="0" distL="114300" distR="114300" simplePos="0" relativeHeight="251664384" behindDoc="0" locked="0" layoutInCell="1" allowOverlap="1" wp14:anchorId="5C06A757" wp14:editId="064EA90C">
                <wp:simplePos x="0" y="0"/>
                <wp:positionH relativeFrom="column">
                  <wp:posOffset>2057400</wp:posOffset>
                </wp:positionH>
                <wp:positionV relativeFrom="paragraph">
                  <wp:posOffset>1028700</wp:posOffset>
                </wp:positionV>
                <wp:extent cx="1714500" cy="571500"/>
                <wp:effectExtent l="76200" t="25400" r="63500" b="139700"/>
                <wp:wrapNone/>
                <wp:docPr id="9" name="Straight Arrow Connector 9"/>
                <wp:cNvGraphicFramePr/>
                <a:graphic xmlns:a="http://schemas.openxmlformats.org/drawingml/2006/main">
                  <a:graphicData uri="http://schemas.microsoft.com/office/word/2010/wordprocessingShape">
                    <wps:wsp>
                      <wps:cNvCnPr/>
                      <wps:spPr>
                        <a:xfrm flipH="1">
                          <a:off x="0" y="0"/>
                          <a:ext cx="1714500" cy="57150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shapetype id="_x0000_t32" coordsize="21600,21600" o:spt="32" o:oned="t" path="m0,0l21600,21600e" filled="f">
                <v:path arrowok="t" fillok="f" o:connecttype="none"/>
                <o:lock v:ext="edit" shapetype="t"/>
              </v:shapetype>
              <v:shape id="Straight Arrow Connector 9" o:spid="_x0000_s1026" type="#_x0000_t32" style="position:absolute;margin-left:162pt;margin-top:81pt;width:135pt;height:4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" strokecolor="red" strokeweight="2pt">
                <v:stroke endarrow="open"/>
                <v:shadow on="t" opacity="24903f" mv:blur="40000f" origin=",.5" offset="0,20000emu"/>
              </v:shape>
            </w:pict>
          </mc:Fallback>
        </mc:AlternateContent>
      </w:r>
      <w:r>
        <w:drawing>
          <wp:inline distT="0" distB="0" distL="0" distR="0" wp14:anchorId="12B7EF2E" wp14:editId="355F6591">
            <wp:extent cx="4671060" cy="3856356"/>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1060" cy="3856356"/>
                    </a:xfrm>
                    <a:prstGeom prst="rect">
                      <a:avLst/>
                    </a:prstGeom>
                    <a:noFill/>
                    <a:ln>
                      <a:noFill/>
                    </a:ln>
                  </pic:spPr>
                </pic:pic>
              </a:graphicData>
            </a:graphic>
          </wp:inline>
        </w:drawing>
      </w:r>
      <w:r>
        <w:t xml:space="preserve">The output above shows that up to pixel 1015 the RMS was 0.27 Angstrom level, and then dramatically jumped to 60 angstrom. Look at the image and examine pixel 1016, figure out what happened. You may </w:t>
      </w:r>
      <w:r w:rsidR="00887575">
        <w:t>have to adjust your input files or remove a file from the set.</w:t>
      </w:r>
    </w:p>
    <w:p w14:paraId="324A69F7" w14:textId="77777777" w:rsidR="00887575" w:rsidRDefault="00887575" w:rsidP="007A052C"/>
    <w:p w14:paraId="6BCFFED2" w14:textId="77777777" w:rsidR="00887575" w:rsidRDefault="00887575" w:rsidP="00887575">
      <w:pPr>
        <w:pStyle w:val="Heading2"/>
      </w:pPr>
      <w:r>
        <w:t>Look at rectified_wave_stack files</w:t>
      </w:r>
    </w:p>
    <w:p w14:paraId="256FB32E" w14:textId="77777777" w:rsidR="00887575" w:rsidRPr="00887575" w:rsidRDefault="00887575" w:rsidP="00887575">
      <w:pPr>
        <w:pStyle w:val="Firstparagraph"/>
      </w:pPr>
      <w:r>
        <w:t>Look at rectified_wave_stack* files and make sure the night sky lines are vertical on the detector.</w:t>
      </w:r>
    </w:p>
    <w:sectPr w:rsidR="00887575" w:rsidRPr="00887575" w:rsidSect="00201B6B">
      <w:footerReference w:type="even" r:id="rId28"/>
      <w:footerReference w:type="default" r:id="rId29"/>
      <w:type w:val="nextColumn"/>
      <w:pgSz w:w="11906" w:h="16838" w:code="9"/>
      <w:pgMar w:top="2218" w:right="2275" w:bottom="2218" w:left="2275" w:header="1699" w:footer="169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2" w:author="Tuan Do" w:date="2015-08-04T20:46:00Z" w:initials="TD">
    <w:p w14:paraId="2C538630" w14:textId="77777777" w:rsidR="007A7904" w:rsidRDefault="007A7904">
      <w:pPr>
        <w:pStyle w:val="CommentText"/>
      </w:pPr>
      <w:r>
        <w:rPr>
          <w:rStyle w:val="CommentReference"/>
        </w:rPr>
        <w:annotationRef/>
      </w:r>
      <w:r>
        <w:t xml:space="preserve">Is it necessary to have this? We may want to have just the  latest version of ureka that works with the pipeline. </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538630"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50169E" w14:textId="77777777" w:rsidR="004032C4" w:rsidRDefault="004032C4" w:rsidP="00DD2B68">
      <w:r>
        <w:separator/>
      </w:r>
    </w:p>
  </w:endnote>
  <w:endnote w:type="continuationSeparator" w:id="0">
    <w:p w14:paraId="66334812" w14:textId="77777777" w:rsidR="004032C4" w:rsidRDefault="004032C4" w:rsidP="00DD2B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oefler Text">
    <w:altName w:val="Constantia"/>
    <w:panose1 w:val="02030602050506020203"/>
    <w:charset w:val="00"/>
    <w:family w:val="auto"/>
    <w:pitch w:val="variable"/>
    <w:sig w:usb0="800002FF" w:usb1="5000204B" w:usb2="00000004" w:usb3="00000000" w:csb0="00000197"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F9F273" w14:textId="77777777" w:rsidR="00A360C2" w:rsidRDefault="00A360C2" w:rsidP="00DD2B68">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3BD6DB5A" w14:textId="77777777" w:rsidR="00A360C2" w:rsidRDefault="00A360C2" w:rsidP="00DD2B6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1CB2D9" w14:textId="77777777" w:rsidR="00A360C2" w:rsidRDefault="00A360C2" w:rsidP="00DD2B68">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9E4F41">
      <w:rPr>
        <w:rStyle w:val="PageNumber"/>
      </w:rPr>
      <w:t>1</w:t>
    </w:r>
    <w:r>
      <w:rPr>
        <w:rStyle w:val="PageNumber"/>
      </w:rPr>
      <w:fldChar w:fldCharType="end"/>
    </w:r>
  </w:p>
  <w:p w14:paraId="5406078C" w14:textId="77777777" w:rsidR="00A360C2" w:rsidRDefault="00A360C2" w:rsidP="00DD2B6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0A5E37" w14:textId="77777777" w:rsidR="004032C4" w:rsidRDefault="004032C4" w:rsidP="00DD2B68">
      <w:r>
        <w:separator/>
      </w:r>
    </w:p>
  </w:footnote>
  <w:footnote w:type="continuationSeparator" w:id="0">
    <w:p w14:paraId="36E2FAC7" w14:textId="77777777" w:rsidR="004032C4" w:rsidRDefault="004032C4" w:rsidP="00DD2B6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4404728"/>
    <w:lvl w:ilvl="0">
      <w:start w:val="1"/>
      <w:numFmt w:val="decimal"/>
      <w:lvlText w:val="%1."/>
      <w:lvlJc w:val="left"/>
      <w:pPr>
        <w:tabs>
          <w:tab w:val="num" w:pos="1492"/>
        </w:tabs>
        <w:ind w:left="1492" w:hanging="360"/>
      </w:pPr>
    </w:lvl>
  </w:abstractNum>
  <w:abstractNum w:abstractNumId="1">
    <w:nsid w:val="FFFFFF7D"/>
    <w:multiLevelType w:val="singleLevel"/>
    <w:tmpl w:val="96EA22B0"/>
    <w:lvl w:ilvl="0">
      <w:start w:val="1"/>
      <w:numFmt w:val="decimal"/>
      <w:lvlText w:val="%1."/>
      <w:lvlJc w:val="left"/>
      <w:pPr>
        <w:tabs>
          <w:tab w:val="num" w:pos="1209"/>
        </w:tabs>
        <w:ind w:left="1209" w:hanging="360"/>
      </w:pPr>
    </w:lvl>
  </w:abstractNum>
  <w:abstractNum w:abstractNumId="2">
    <w:nsid w:val="FFFFFF7E"/>
    <w:multiLevelType w:val="singleLevel"/>
    <w:tmpl w:val="CDDE5A0A"/>
    <w:lvl w:ilvl="0">
      <w:start w:val="1"/>
      <w:numFmt w:val="decimal"/>
      <w:lvlText w:val="%1."/>
      <w:lvlJc w:val="left"/>
      <w:pPr>
        <w:tabs>
          <w:tab w:val="num" w:pos="926"/>
        </w:tabs>
        <w:ind w:left="926" w:hanging="360"/>
      </w:pPr>
    </w:lvl>
  </w:abstractNum>
  <w:abstractNum w:abstractNumId="3">
    <w:nsid w:val="FFFFFF7F"/>
    <w:multiLevelType w:val="singleLevel"/>
    <w:tmpl w:val="F5E87D56"/>
    <w:lvl w:ilvl="0">
      <w:start w:val="1"/>
      <w:numFmt w:val="decimal"/>
      <w:lvlText w:val="%1."/>
      <w:lvlJc w:val="left"/>
      <w:pPr>
        <w:tabs>
          <w:tab w:val="num" w:pos="643"/>
        </w:tabs>
        <w:ind w:left="643" w:hanging="360"/>
      </w:pPr>
    </w:lvl>
  </w:abstractNum>
  <w:abstractNum w:abstractNumId="4">
    <w:nsid w:val="FFFFFF80"/>
    <w:multiLevelType w:val="singleLevel"/>
    <w:tmpl w:val="553C323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C66BAF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D22AA4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32BFBA"/>
    <w:lvl w:ilvl="0">
      <w:start w:val="1"/>
      <w:numFmt w:val="decimal"/>
      <w:lvlText w:val="%1."/>
      <w:lvlJc w:val="left"/>
      <w:pPr>
        <w:tabs>
          <w:tab w:val="num" w:pos="360"/>
        </w:tabs>
        <w:ind w:left="360" w:hanging="360"/>
      </w:pPr>
    </w:lvl>
  </w:abstractNum>
  <w:abstractNum w:abstractNumId="9">
    <w:nsid w:val="FFFFFF89"/>
    <w:multiLevelType w:val="singleLevel"/>
    <w:tmpl w:val="B8AC1978"/>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1E56EC7"/>
    <w:multiLevelType w:val="hybridMultilevel"/>
    <w:tmpl w:val="53A43B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8AA0B86"/>
    <w:multiLevelType w:val="hybridMultilevel"/>
    <w:tmpl w:val="9FF4C68C"/>
    <w:lvl w:ilvl="0" w:tplc="0409000F">
      <w:start w:val="1"/>
      <w:numFmt w:val="decimal"/>
      <w:lvlText w:val="%1."/>
      <w:lvlJc w:val="left"/>
      <w:pPr>
        <w:ind w:left="1066" w:hanging="360"/>
      </w:p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13">
    <w:nsid w:val="0AB564BF"/>
    <w:multiLevelType w:val="hybridMultilevel"/>
    <w:tmpl w:val="76E0EBB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FE57A16"/>
    <w:multiLevelType w:val="hybridMultilevel"/>
    <w:tmpl w:val="CB3C3B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0B92FE9"/>
    <w:multiLevelType w:val="hybridMultilevel"/>
    <w:tmpl w:val="80B2BDA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10D73F79"/>
    <w:multiLevelType w:val="hybridMultilevel"/>
    <w:tmpl w:val="8AB8200E"/>
    <w:lvl w:ilvl="0" w:tplc="0409000F">
      <w:start w:val="1"/>
      <w:numFmt w:val="decimal"/>
      <w:lvlText w:val="%1."/>
      <w:lvlJc w:val="left"/>
      <w:pPr>
        <w:ind w:left="1060" w:hanging="360"/>
      </w:pPr>
    </w:lvl>
    <w:lvl w:ilvl="1" w:tplc="04090019">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7">
    <w:nsid w:val="138512CC"/>
    <w:multiLevelType w:val="hybridMultilevel"/>
    <w:tmpl w:val="BEA44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4CC5413"/>
    <w:multiLevelType w:val="hybridMultilevel"/>
    <w:tmpl w:val="49E89EB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BD839E3"/>
    <w:multiLevelType w:val="multilevel"/>
    <w:tmpl w:val="A5CAB3E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0">
    <w:nsid w:val="2D3806A8"/>
    <w:multiLevelType w:val="hybridMultilevel"/>
    <w:tmpl w:val="39D02C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0961AFE"/>
    <w:multiLevelType w:val="hybridMultilevel"/>
    <w:tmpl w:val="5A945F12"/>
    <w:lvl w:ilvl="0" w:tplc="04090017">
      <w:start w:val="1"/>
      <w:numFmt w:val="lowerLetter"/>
      <w:lvlText w:val="%1)"/>
      <w:lvlJc w:val="left"/>
      <w:pPr>
        <w:ind w:left="990" w:hanging="360"/>
      </w:p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2">
    <w:nsid w:val="33AF7F43"/>
    <w:multiLevelType w:val="multilevel"/>
    <w:tmpl w:val="1E2A84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AC13C44"/>
    <w:multiLevelType w:val="hybridMultilevel"/>
    <w:tmpl w:val="7D905E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0C6220F"/>
    <w:multiLevelType w:val="hybridMultilevel"/>
    <w:tmpl w:val="A3CA02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2BA0C29"/>
    <w:multiLevelType w:val="hybridMultilevel"/>
    <w:tmpl w:val="54629994"/>
    <w:lvl w:ilvl="0" w:tplc="04090001">
      <w:start w:val="1"/>
      <w:numFmt w:val="bullet"/>
      <w:lvlText w:val=""/>
      <w:lvlJc w:val="left"/>
      <w:pPr>
        <w:ind w:left="1066" w:hanging="360"/>
      </w:pPr>
      <w:rPr>
        <w:rFonts w:ascii="Symbol" w:hAnsi="Symbol" w:hint="default"/>
      </w:rPr>
    </w:lvl>
    <w:lvl w:ilvl="1" w:tplc="04090003" w:tentative="1">
      <w:start w:val="1"/>
      <w:numFmt w:val="bullet"/>
      <w:lvlText w:val="o"/>
      <w:lvlJc w:val="left"/>
      <w:pPr>
        <w:ind w:left="1786" w:hanging="360"/>
      </w:pPr>
      <w:rPr>
        <w:rFonts w:ascii="Courier New" w:hAnsi="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26">
    <w:nsid w:val="45E47A78"/>
    <w:multiLevelType w:val="hybridMultilevel"/>
    <w:tmpl w:val="2B7803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90809BE"/>
    <w:multiLevelType w:val="hybridMultilevel"/>
    <w:tmpl w:val="C414BFAE"/>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8">
    <w:nsid w:val="493B2BD5"/>
    <w:multiLevelType w:val="multilevel"/>
    <w:tmpl w:val="29864F9C"/>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nsid w:val="4AA13AE8"/>
    <w:multiLevelType w:val="hybridMultilevel"/>
    <w:tmpl w:val="18E69472"/>
    <w:lvl w:ilvl="0" w:tplc="0409000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30">
    <w:nsid w:val="59F96434"/>
    <w:multiLevelType w:val="hybridMultilevel"/>
    <w:tmpl w:val="D21889D8"/>
    <w:lvl w:ilvl="0" w:tplc="04090001">
      <w:start w:val="1"/>
      <w:numFmt w:val="bullet"/>
      <w:lvlText w:val=""/>
      <w:lvlJc w:val="left"/>
      <w:pPr>
        <w:ind w:left="1066" w:hanging="360"/>
      </w:pPr>
      <w:rPr>
        <w:rFonts w:ascii="Symbol" w:hAnsi="Symbol" w:hint="default"/>
      </w:rPr>
    </w:lvl>
    <w:lvl w:ilvl="1" w:tplc="04090003" w:tentative="1">
      <w:start w:val="1"/>
      <w:numFmt w:val="bullet"/>
      <w:lvlText w:val="o"/>
      <w:lvlJc w:val="left"/>
      <w:pPr>
        <w:ind w:left="1786" w:hanging="360"/>
      </w:pPr>
      <w:rPr>
        <w:rFonts w:ascii="Courier New" w:hAnsi="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31">
    <w:nsid w:val="5B00470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2">
    <w:nsid w:val="5F6C7427"/>
    <w:multiLevelType w:val="multilevel"/>
    <w:tmpl w:val="DD164E56"/>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0" w:firstLine="0"/>
      </w:pPr>
      <w:rPr>
        <w:rFonts w:hint="default"/>
      </w:rPr>
    </w:lvl>
    <w:lvl w:ilvl="2">
      <w:start w:val="1"/>
      <w:numFmt w:val="decimal"/>
      <w:pStyle w:val="Heading3"/>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3">
    <w:nsid w:val="63101E9B"/>
    <w:multiLevelType w:val="hybridMultilevel"/>
    <w:tmpl w:val="D4962D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5B47FC8"/>
    <w:multiLevelType w:val="hybridMultilevel"/>
    <w:tmpl w:val="C8D65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89B5045"/>
    <w:multiLevelType w:val="hybridMultilevel"/>
    <w:tmpl w:val="EA821D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CEA2261"/>
    <w:multiLevelType w:val="hybridMultilevel"/>
    <w:tmpl w:val="574EE7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F8924CD"/>
    <w:multiLevelType w:val="hybridMultilevel"/>
    <w:tmpl w:val="1916E5E4"/>
    <w:lvl w:ilvl="0" w:tplc="0409000F">
      <w:start w:val="1"/>
      <w:numFmt w:val="decimal"/>
      <w:lvlText w:val="%1."/>
      <w:lvlJc w:val="left"/>
      <w:pPr>
        <w:ind w:left="1066" w:hanging="360"/>
      </w:pPr>
    </w:lvl>
    <w:lvl w:ilvl="1" w:tplc="04090019">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38">
    <w:nsid w:val="6F9E5CAC"/>
    <w:multiLevelType w:val="multilevel"/>
    <w:tmpl w:val="E45E8E5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9">
    <w:nsid w:val="6FAE4109"/>
    <w:multiLevelType w:val="hybridMultilevel"/>
    <w:tmpl w:val="5F92CEEA"/>
    <w:lvl w:ilvl="0" w:tplc="04090017">
      <w:start w:val="1"/>
      <w:numFmt w:val="lowerLetter"/>
      <w:lvlText w:val="%1)"/>
      <w:lvlJc w:val="left"/>
      <w:pPr>
        <w:ind w:left="990" w:hanging="360"/>
      </w:pPr>
    </w:lvl>
    <w:lvl w:ilvl="1" w:tplc="04090017">
      <w:start w:val="1"/>
      <w:numFmt w:val="lowerLetter"/>
      <w:lvlText w:val="%2)"/>
      <w:lvlJc w:val="left"/>
      <w:pPr>
        <w:ind w:left="72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0">
    <w:nsid w:val="75BC7B31"/>
    <w:multiLevelType w:val="hybridMultilevel"/>
    <w:tmpl w:val="8E9A2C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7C243717"/>
    <w:multiLevelType w:val="hybridMultilevel"/>
    <w:tmpl w:val="24509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2"/>
  </w:num>
  <w:num w:numId="3">
    <w:abstractNumId w:val="38"/>
  </w:num>
  <w:num w:numId="4">
    <w:abstractNumId w:val="5"/>
  </w:num>
  <w:num w:numId="5">
    <w:abstractNumId w:val="9"/>
  </w:num>
  <w:num w:numId="6">
    <w:abstractNumId w:val="7"/>
  </w:num>
  <w:num w:numId="7">
    <w:abstractNumId w:val="6"/>
  </w:num>
  <w:num w:numId="8">
    <w:abstractNumId w:val="4"/>
  </w:num>
  <w:num w:numId="9">
    <w:abstractNumId w:val="8"/>
  </w:num>
  <w:num w:numId="10">
    <w:abstractNumId w:val="3"/>
  </w:num>
  <w:num w:numId="11">
    <w:abstractNumId w:val="2"/>
  </w:num>
  <w:num w:numId="12">
    <w:abstractNumId w:val="1"/>
  </w:num>
  <w:num w:numId="13">
    <w:abstractNumId w:val="0"/>
  </w:num>
  <w:num w:numId="14">
    <w:abstractNumId w:val="27"/>
  </w:num>
  <w:num w:numId="15">
    <w:abstractNumId w:val="29"/>
  </w:num>
  <w:num w:numId="16">
    <w:abstractNumId w:val="16"/>
  </w:num>
  <w:num w:numId="17">
    <w:abstractNumId w:val="15"/>
  </w:num>
  <w:num w:numId="18">
    <w:abstractNumId w:val="23"/>
  </w:num>
  <w:num w:numId="19">
    <w:abstractNumId w:val="22"/>
  </w:num>
  <w:num w:numId="20">
    <w:abstractNumId w:val="37"/>
  </w:num>
  <w:num w:numId="21">
    <w:abstractNumId w:val="12"/>
  </w:num>
  <w:num w:numId="22">
    <w:abstractNumId w:val="34"/>
  </w:num>
  <w:num w:numId="23">
    <w:abstractNumId w:val="20"/>
  </w:num>
  <w:num w:numId="24">
    <w:abstractNumId w:val="40"/>
  </w:num>
  <w:num w:numId="25">
    <w:abstractNumId w:val="31"/>
  </w:num>
  <w:num w:numId="26">
    <w:abstractNumId w:val="17"/>
  </w:num>
  <w:num w:numId="27">
    <w:abstractNumId w:val="35"/>
  </w:num>
  <w:num w:numId="28">
    <w:abstractNumId w:val="21"/>
  </w:num>
  <w:num w:numId="29">
    <w:abstractNumId w:val="39"/>
  </w:num>
  <w:num w:numId="30">
    <w:abstractNumId w:val="13"/>
  </w:num>
  <w:num w:numId="31">
    <w:abstractNumId w:val="10"/>
  </w:num>
  <w:num w:numId="32">
    <w:abstractNumId w:val="28"/>
  </w:num>
  <w:num w:numId="33">
    <w:abstractNumId w:val="33"/>
  </w:num>
  <w:num w:numId="34">
    <w:abstractNumId w:val="11"/>
  </w:num>
  <w:num w:numId="35">
    <w:abstractNumId w:val="14"/>
  </w:num>
  <w:num w:numId="36">
    <w:abstractNumId w:val="26"/>
  </w:num>
  <w:num w:numId="37">
    <w:abstractNumId w:val="18"/>
  </w:num>
  <w:num w:numId="38">
    <w:abstractNumId w:val="41"/>
  </w:num>
  <w:num w:numId="39">
    <w:abstractNumId w:val="24"/>
  </w:num>
  <w:num w:numId="40">
    <w:abstractNumId w:val="36"/>
  </w:num>
  <w:num w:numId="41">
    <w:abstractNumId w:val="25"/>
  </w:num>
  <w:num w:numId="42">
    <w:abstractNumId w:val="3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uan Do">
    <w15:presenceInfo w15:providerId="None" w15:userId="Tuan D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hideSpellingErrors/>
  <w:hideGrammaticalErrors/>
  <w:activeWritingStyle w:appName="MSWord" w:lang="en-US" w:vendorID="64" w:dllVersion="131077" w:nlCheck="1" w:checkStyle="1"/>
  <w:activeWritingStyle w:appName="MSWord" w:lang="en-GB" w:vendorID="64" w:dllVersion="131077" w:nlCheck="1" w:checkStyle="1"/>
  <w:activeWritingStyle w:appName="MSWord" w:lang="en-US" w:vendorID="64" w:dllVersion="131078" w:nlCheck="1" w:checkStyle="0"/>
  <w:attachedTemplate r:id="rId1"/>
  <w:revisionView w:markup="0"/>
  <w:trackRevisions/>
  <w:defaultTabStop w:val="720"/>
  <w:autoHyphenation/>
  <w:noPunctuationKerning/>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10F5"/>
    <w:rsid w:val="000210E4"/>
    <w:rsid w:val="000224B4"/>
    <w:rsid w:val="00050555"/>
    <w:rsid w:val="000520F5"/>
    <w:rsid w:val="00070E3B"/>
    <w:rsid w:val="00071B32"/>
    <w:rsid w:val="00076ABC"/>
    <w:rsid w:val="00080F5A"/>
    <w:rsid w:val="00081560"/>
    <w:rsid w:val="000821AE"/>
    <w:rsid w:val="00093CE8"/>
    <w:rsid w:val="00097C61"/>
    <w:rsid w:val="000B3DB2"/>
    <w:rsid w:val="000D5B7B"/>
    <w:rsid w:val="000F2F44"/>
    <w:rsid w:val="000F300F"/>
    <w:rsid w:val="00123E59"/>
    <w:rsid w:val="001316D5"/>
    <w:rsid w:val="00131853"/>
    <w:rsid w:val="001642A3"/>
    <w:rsid w:val="00165EC9"/>
    <w:rsid w:val="001C1C55"/>
    <w:rsid w:val="001E15E0"/>
    <w:rsid w:val="001F4A48"/>
    <w:rsid w:val="001F610E"/>
    <w:rsid w:val="00201B6B"/>
    <w:rsid w:val="002054FD"/>
    <w:rsid w:val="00233F77"/>
    <w:rsid w:val="00251A7D"/>
    <w:rsid w:val="00261009"/>
    <w:rsid w:val="00263EFD"/>
    <w:rsid w:val="00293601"/>
    <w:rsid w:val="002C12AC"/>
    <w:rsid w:val="002C2163"/>
    <w:rsid w:val="002C44DE"/>
    <w:rsid w:val="002D2E8B"/>
    <w:rsid w:val="002D3A30"/>
    <w:rsid w:val="002E571D"/>
    <w:rsid w:val="003110ED"/>
    <w:rsid w:val="00323892"/>
    <w:rsid w:val="00335195"/>
    <w:rsid w:val="00341C62"/>
    <w:rsid w:val="00344E5C"/>
    <w:rsid w:val="00345844"/>
    <w:rsid w:val="00356B6A"/>
    <w:rsid w:val="00382EE8"/>
    <w:rsid w:val="00385A76"/>
    <w:rsid w:val="0038676C"/>
    <w:rsid w:val="003B662F"/>
    <w:rsid w:val="003C1885"/>
    <w:rsid w:val="003C42AF"/>
    <w:rsid w:val="003D4728"/>
    <w:rsid w:val="003F0DC0"/>
    <w:rsid w:val="003F529F"/>
    <w:rsid w:val="003F649B"/>
    <w:rsid w:val="004032C4"/>
    <w:rsid w:val="00431EF2"/>
    <w:rsid w:val="004377D9"/>
    <w:rsid w:val="00472770"/>
    <w:rsid w:val="00473FE6"/>
    <w:rsid w:val="004864AC"/>
    <w:rsid w:val="004A7A34"/>
    <w:rsid w:val="004C326F"/>
    <w:rsid w:val="00501712"/>
    <w:rsid w:val="005074C2"/>
    <w:rsid w:val="00516EC9"/>
    <w:rsid w:val="00523CC3"/>
    <w:rsid w:val="005279BC"/>
    <w:rsid w:val="00531775"/>
    <w:rsid w:val="005512DD"/>
    <w:rsid w:val="00584917"/>
    <w:rsid w:val="005941CD"/>
    <w:rsid w:val="005A0183"/>
    <w:rsid w:val="005A2E49"/>
    <w:rsid w:val="005A4DB3"/>
    <w:rsid w:val="005B2E21"/>
    <w:rsid w:val="005B54F7"/>
    <w:rsid w:val="005C7384"/>
    <w:rsid w:val="005E51A7"/>
    <w:rsid w:val="005E795F"/>
    <w:rsid w:val="005F08E1"/>
    <w:rsid w:val="00600A54"/>
    <w:rsid w:val="0060744F"/>
    <w:rsid w:val="006278FE"/>
    <w:rsid w:val="006427F0"/>
    <w:rsid w:val="00642F8A"/>
    <w:rsid w:val="00643768"/>
    <w:rsid w:val="00661382"/>
    <w:rsid w:val="00670E5F"/>
    <w:rsid w:val="0067433E"/>
    <w:rsid w:val="00682631"/>
    <w:rsid w:val="006866B8"/>
    <w:rsid w:val="00687D38"/>
    <w:rsid w:val="0069297E"/>
    <w:rsid w:val="006A662A"/>
    <w:rsid w:val="006C636F"/>
    <w:rsid w:val="006D0780"/>
    <w:rsid w:val="006E071D"/>
    <w:rsid w:val="006F6E10"/>
    <w:rsid w:val="00704BE5"/>
    <w:rsid w:val="007100E7"/>
    <w:rsid w:val="00715FE4"/>
    <w:rsid w:val="00742934"/>
    <w:rsid w:val="00745798"/>
    <w:rsid w:val="007628FE"/>
    <w:rsid w:val="00762AB6"/>
    <w:rsid w:val="00767B46"/>
    <w:rsid w:val="007741F2"/>
    <w:rsid w:val="007A052C"/>
    <w:rsid w:val="007A54ED"/>
    <w:rsid w:val="007A7904"/>
    <w:rsid w:val="007B0E1E"/>
    <w:rsid w:val="007B120E"/>
    <w:rsid w:val="007C1C8C"/>
    <w:rsid w:val="007F317E"/>
    <w:rsid w:val="007F7821"/>
    <w:rsid w:val="00804A62"/>
    <w:rsid w:val="00821FB9"/>
    <w:rsid w:val="0082307F"/>
    <w:rsid w:val="00836811"/>
    <w:rsid w:val="0084596C"/>
    <w:rsid w:val="008471F1"/>
    <w:rsid w:val="00853B05"/>
    <w:rsid w:val="00864989"/>
    <w:rsid w:val="008748E3"/>
    <w:rsid w:val="00887575"/>
    <w:rsid w:val="008B4707"/>
    <w:rsid w:val="008C058E"/>
    <w:rsid w:val="008D26D4"/>
    <w:rsid w:val="008E10F5"/>
    <w:rsid w:val="00906116"/>
    <w:rsid w:val="00916BF0"/>
    <w:rsid w:val="00923B48"/>
    <w:rsid w:val="0092522C"/>
    <w:rsid w:val="00946470"/>
    <w:rsid w:val="0095123D"/>
    <w:rsid w:val="00963961"/>
    <w:rsid w:val="00970B6C"/>
    <w:rsid w:val="00975F2C"/>
    <w:rsid w:val="00976ABC"/>
    <w:rsid w:val="00990BC2"/>
    <w:rsid w:val="00990FD2"/>
    <w:rsid w:val="009B37E4"/>
    <w:rsid w:val="009B6917"/>
    <w:rsid w:val="009C0A3C"/>
    <w:rsid w:val="009C2EE8"/>
    <w:rsid w:val="009C75DA"/>
    <w:rsid w:val="009E4F41"/>
    <w:rsid w:val="009E5558"/>
    <w:rsid w:val="009F1AE3"/>
    <w:rsid w:val="009F5906"/>
    <w:rsid w:val="009F62D0"/>
    <w:rsid w:val="00A01D2E"/>
    <w:rsid w:val="00A32047"/>
    <w:rsid w:val="00A34840"/>
    <w:rsid w:val="00A360C2"/>
    <w:rsid w:val="00A36454"/>
    <w:rsid w:val="00A40806"/>
    <w:rsid w:val="00A44D37"/>
    <w:rsid w:val="00A75865"/>
    <w:rsid w:val="00A77949"/>
    <w:rsid w:val="00A80CA4"/>
    <w:rsid w:val="00A9155D"/>
    <w:rsid w:val="00A91868"/>
    <w:rsid w:val="00A93806"/>
    <w:rsid w:val="00AB52F1"/>
    <w:rsid w:val="00AE36CC"/>
    <w:rsid w:val="00AF3808"/>
    <w:rsid w:val="00AF4CD9"/>
    <w:rsid w:val="00B24400"/>
    <w:rsid w:val="00B44BAF"/>
    <w:rsid w:val="00B46E84"/>
    <w:rsid w:val="00B5186B"/>
    <w:rsid w:val="00B61519"/>
    <w:rsid w:val="00B8115E"/>
    <w:rsid w:val="00B839A6"/>
    <w:rsid w:val="00B96D0A"/>
    <w:rsid w:val="00BA7A6A"/>
    <w:rsid w:val="00BB659F"/>
    <w:rsid w:val="00BB7918"/>
    <w:rsid w:val="00BC6CEC"/>
    <w:rsid w:val="00BD73CC"/>
    <w:rsid w:val="00BE162A"/>
    <w:rsid w:val="00BF1C75"/>
    <w:rsid w:val="00C045A7"/>
    <w:rsid w:val="00C05DFF"/>
    <w:rsid w:val="00C212D5"/>
    <w:rsid w:val="00C303C7"/>
    <w:rsid w:val="00C412D4"/>
    <w:rsid w:val="00C46AED"/>
    <w:rsid w:val="00C46F5D"/>
    <w:rsid w:val="00C6134C"/>
    <w:rsid w:val="00C639A9"/>
    <w:rsid w:val="00C85BC9"/>
    <w:rsid w:val="00C8700E"/>
    <w:rsid w:val="00C90FCB"/>
    <w:rsid w:val="00C91788"/>
    <w:rsid w:val="00CA320F"/>
    <w:rsid w:val="00CB2B65"/>
    <w:rsid w:val="00CD4E59"/>
    <w:rsid w:val="00CF2614"/>
    <w:rsid w:val="00D03BBF"/>
    <w:rsid w:val="00D04C11"/>
    <w:rsid w:val="00D1440B"/>
    <w:rsid w:val="00D32C85"/>
    <w:rsid w:val="00D3472D"/>
    <w:rsid w:val="00D40CAF"/>
    <w:rsid w:val="00D65EC3"/>
    <w:rsid w:val="00D71539"/>
    <w:rsid w:val="00D731F3"/>
    <w:rsid w:val="00D85BF4"/>
    <w:rsid w:val="00D86BA3"/>
    <w:rsid w:val="00DA232B"/>
    <w:rsid w:val="00DA386F"/>
    <w:rsid w:val="00DB56C9"/>
    <w:rsid w:val="00DC4903"/>
    <w:rsid w:val="00DD2B68"/>
    <w:rsid w:val="00DE1664"/>
    <w:rsid w:val="00DE302C"/>
    <w:rsid w:val="00DF2E4A"/>
    <w:rsid w:val="00E02381"/>
    <w:rsid w:val="00E03E0B"/>
    <w:rsid w:val="00E06E8C"/>
    <w:rsid w:val="00E132C2"/>
    <w:rsid w:val="00E4404E"/>
    <w:rsid w:val="00E454FE"/>
    <w:rsid w:val="00E60B6B"/>
    <w:rsid w:val="00E6686A"/>
    <w:rsid w:val="00E72AF1"/>
    <w:rsid w:val="00EC39B5"/>
    <w:rsid w:val="00ED6EB4"/>
    <w:rsid w:val="00EE3A34"/>
    <w:rsid w:val="00F4265B"/>
    <w:rsid w:val="00F55D03"/>
    <w:rsid w:val="00F82448"/>
    <w:rsid w:val="00F82B6B"/>
    <w:rsid w:val="00FB0AE3"/>
    <w:rsid w:val="00FB65EE"/>
    <w:rsid w:val="00FC2E7E"/>
    <w:rsid w:val="00FE06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781BEB5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7B46"/>
    <w:pPr>
      <w:spacing w:line="264" w:lineRule="auto"/>
      <w:ind w:firstLine="346"/>
      <w:jc w:val="both"/>
    </w:pPr>
    <w:rPr>
      <w:rFonts w:ascii="Hoefler Text" w:hAnsi="Hoefler Text"/>
      <w:noProof/>
      <w:sz w:val="22"/>
      <w:szCs w:val="22"/>
    </w:rPr>
  </w:style>
  <w:style w:type="paragraph" w:styleId="Heading1">
    <w:name w:val="heading 1"/>
    <w:basedOn w:val="Normal"/>
    <w:next w:val="Firstparagraph"/>
    <w:link w:val="Heading1Char"/>
    <w:qFormat/>
    <w:rsid w:val="006A662A"/>
    <w:pPr>
      <w:keepNext/>
      <w:numPr>
        <w:numId w:val="2"/>
      </w:numPr>
      <w:tabs>
        <w:tab w:val="left" w:pos="482"/>
      </w:tabs>
      <w:spacing w:before="360" w:after="180"/>
      <w:jc w:val="left"/>
      <w:outlineLvl w:val="0"/>
    </w:pPr>
    <w:rPr>
      <w:rFonts w:cs="Arial"/>
      <w:bCs/>
      <w:sz w:val="28"/>
      <w:szCs w:val="32"/>
    </w:rPr>
  </w:style>
  <w:style w:type="paragraph" w:styleId="Heading2">
    <w:name w:val="heading 2"/>
    <w:basedOn w:val="Normal"/>
    <w:next w:val="Firstparagraph"/>
    <w:link w:val="Heading2Char"/>
    <w:qFormat/>
    <w:rsid w:val="006A662A"/>
    <w:pPr>
      <w:keepNext/>
      <w:numPr>
        <w:ilvl w:val="1"/>
        <w:numId w:val="2"/>
      </w:numPr>
      <w:tabs>
        <w:tab w:val="left" w:pos="624"/>
      </w:tabs>
      <w:spacing w:before="300" w:after="120"/>
      <w:jc w:val="left"/>
      <w:outlineLvl w:val="1"/>
    </w:pPr>
    <w:rPr>
      <w:rFonts w:cs="Arial"/>
      <w:bCs/>
      <w:iCs/>
      <w:sz w:val="24"/>
      <w:szCs w:val="28"/>
    </w:rPr>
  </w:style>
  <w:style w:type="paragraph" w:styleId="Heading3">
    <w:name w:val="heading 3"/>
    <w:basedOn w:val="Normal"/>
    <w:next w:val="Firstparagraph"/>
    <w:link w:val="Heading3Char"/>
    <w:qFormat/>
    <w:rsid w:val="0092522C"/>
    <w:pPr>
      <w:keepNext/>
      <w:numPr>
        <w:ilvl w:val="2"/>
        <w:numId w:val="2"/>
      </w:numPr>
      <w:tabs>
        <w:tab w:val="left" w:pos="765"/>
      </w:tabs>
      <w:spacing w:before="300" w:after="120"/>
      <w:jc w:val="left"/>
      <w:outlineLvl w:val="2"/>
    </w:pPr>
    <w:rPr>
      <w:rFonts w:cs="Arial"/>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153"/>
        <w:tab w:val="right" w:pos="8306"/>
      </w:tabs>
    </w:pPr>
  </w:style>
  <w:style w:type="paragraph" w:customStyle="1" w:styleId="Firstparagraph">
    <w:name w:val="First paragraph"/>
    <w:basedOn w:val="Normal"/>
    <w:next w:val="Normal"/>
    <w:pPr>
      <w:ind w:firstLine="0"/>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style>
  <w:style w:type="paragraph" w:styleId="Title">
    <w:name w:val="Title"/>
    <w:basedOn w:val="Normal"/>
    <w:next w:val="Normal"/>
    <w:link w:val="TitleChar"/>
    <w:uiPriority w:val="10"/>
    <w:qFormat/>
    <w:rsid w:val="006A662A"/>
    <w:pPr>
      <w:spacing w:before="240" w:after="60"/>
      <w:jc w:val="center"/>
      <w:outlineLvl w:val="0"/>
    </w:pPr>
    <w:rPr>
      <w:rFonts w:eastAsia="ＭＳ ゴシック"/>
      <w:b/>
      <w:bCs/>
      <w:kern w:val="28"/>
      <w:sz w:val="32"/>
      <w:szCs w:val="32"/>
    </w:rPr>
  </w:style>
  <w:style w:type="character" w:customStyle="1" w:styleId="TitleChar">
    <w:name w:val="Title Char"/>
    <w:link w:val="Title"/>
    <w:uiPriority w:val="10"/>
    <w:rsid w:val="006A662A"/>
    <w:rPr>
      <w:rFonts w:ascii="Hoefler Text" w:eastAsia="ＭＳ ゴシック" w:hAnsi="Hoefler Text" w:cs="Times New Roman"/>
      <w:b/>
      <w:bCs/>
      <w:noProof/>
      <w:kern w:val="28"/>
      <w:sz w:val="32"/>
      <w:szCs w:val="32"/>
    </w:rPr>
  </w:style>
  <w:style w:type="character" w:styleId="BookTitle">
    <w:name w:val="Book Title"/>
    <w:uiPriority w:val="33"/>
    <w:qFormat/>
    <w:rsid w:val="006A662A"/>
    <w:rPr>
      <w:b/>
      <w:bCs/>
      <w:smallCaps/>
      <w:spacing w:val="5"/>
    </w:rPr>
  </w:style>
  <w:style w:type="paragraph" w:styleId="Subtitle">
    <w:name w:val="Subtitle"/>
    <w:basedOn w:val="Normal"/>
    <w:next w:val="Normal"/>
    <w:link w:val="SubtitleChar"/>
    <w:uiPriority w:val="11"/>
    <w:qFormat/>
    <w:rsid w:val="006A662A"/>
    <w:pPr>
      <w:spacing w:after="60"/>
      <w:jc w:val="center"/>
      <w:outlineLvl w:val="1"/>
    </w:pPr>
    <w:rPr>
      <w:rFonts w:ascii="Calibri" w:eastAsia="ＭＳ ゴシック" w:hAnsi="Calibri"/>
      <w:sz w:val="24"/>
      <w:szCs w:val="24"/>
    </w:rPr>
  </w:style>
  <w:style w:type="character" w:customStyle="1" w:styleId="SubtitleChar">
    <w:name w:val="Subtitle Char"/>
    <w:link w:val="Subtitle"/>
    <w:uiPriority w:val="11"/>
    <w:rsid w:val="006A662A"/>
    <w:rPr>
      <w:rFonts w:ascii="Calibri" w:eastAsia="ＭＳ ゴシック" w:hAnsi="Calibri" w:cs="Times New Roman"/>
      <w:noProof/>
      <w:sz w:val="24"/>
      <w:szCs w:val="24"/>
    </w:rPr>
  </w:style>
  <w:style w:type="paragraph" w:styleId="Quote">
    <w:name w:val="Quote"/>
    <w:basedOn w:val="Normal"/>
    <w:next w:val="Normal"/>
    <w:link w:val="QuoteChar"/>
    <w:uiPriority w:val="29"/>
    <w:qFormat/>
    <w:rsid w:val="00DD2B68"/>
    <w:pPr>
      <w:spacing w:before="160" w:after="160" w:line="240" w:lineRule="auto"/>
      <w:ind w:left="720" w:right="720" w:firstLine="0"/>
      <w:contextualSpacing/>
    </w:pPr>
    <w:rPr>
      <w:rFonts w:ascii="Courier" w:hAnsi="Courier"/>
      <w:iCs/>
      <w:color w:val="000000"/>
      <w:sz w:val="16"/>
      <w:szCs w:val="16"/>
    </w:rPr>
  </w:style>
  <w:style w:type="character" w:customStyle="1" w:styleId="QuoteChar">
    <w:name w:val="Quote Char"/>
    <w:link w:val="Quote"/>
    <w:uiPriority w:val="29"/>
    <w:rsid w:val="00DD2B68"/>
    <w:rPr>
      <w:rFonts w:ascii="Courier" w:hAnsi="Courier"/>
      <w:iCs/>
      <w:noProof/>
      <w:color w:val="000000"/>
      <w:sz w:val="16"/>
      <w:szCs w:val="16"/>
    </w:rPr>
  </w:style>
  <w:style w:type="character" w:styleId="LineNumber">
    <w:name w:val="line number"/>
    <w:uiPriority w:val="99"/>
    <w:semiHidden/>
    <w:unhideWhenUsed/>
    <w:rsid w:val="00201B6B"/>
  </w:style>
  <w:style w:type="character" w:styleId="PlaceholderText">
    <w:name w:val="Placeholder Text"/>
    <w:uiPriority w:val="99"/>
    <w:semiHidden/>
    <w:rsid w:val="00804A62"/>
    <w:rPr>
      <w:color w:val="808080"/>
    </w:rPr>
  </w:style>
  <w:style w:type="paragraph" w:styleId="BalloonText">
    <w:name w:val="Balloon Text"/>
    <w:basedOn w:val="Normal"/>
    <w:link w:val="BalloonTextChar"/>
    <w:uiPriority w:val="99"/>
    <w:semiHidden/>
    <w:unhideWhenUsed/>
    <w:rsid w:val="00804A62"/>
    <w:pPr>
      <w:spacing w:line="240" w:lineRule="auto"/>
    </w:pPr>
    <w:rPr>
      <w:rFonts w:ascii="Lucida Grande" w:hAnsi="Lucida Grande" w:cs="Lucida Grande"/>
      <w:sz w:val="18"/>
      <w:szCs w:val="18"/>
    </w:rPr>
  </w:style>
  <w:style w:type="character" w:customStyle="1" w:styleId="BalloonTextChar">
    <w:name w:val="Balloon Text Char"/>
    <w:link w:val="BalloonText"/>
    <w:uiPriority w:val="99"/>
    <w:semiHidden/>
    <w:rsid w:val="00804A62"/>
    <w:rPr>
      <w:rFonts w:ascii="Lucida Grande" w:hAnsi="Lucida Grande" w:cs="Lucida Grande"/>
      <w:noProof/>
      <w:sz w:val="18"/>
      <w:szCs w:val="18"/>
    </w:rPr>
  </w:style>
  <w:style w:type="paragraph" w:styleId="Caption">
    <w:name w:val="caption"/>
    <w:basedOn w:val="Normal"/>
    <w:next w:val="Normal"/>
    <w:uiPriority w:val="35"/>
    <w:unhideWhenUsed/>
    <w:qFormat/>
    <w:rsid w:val="004A7A34"/>
    <w:pPr>
      <w:keepNext/>
      <w:spacing w:before="120" w:after="40" w:line="240" w:lineRule="auto"/>
      <w:jc w:val="center"/>
    </w:pPr>
    <w:rPr>
      <w:sz w:val="20"/>
      <w:szCs w:val="20"/>
    </w:rPr>
  </w:style>
  <w:style w:type="character" w:styleId="Hyperlink">
    <w:name w:val="Hyperlink"/>
    <w:uiPriority w:val="99"/>
    <w:unhideWhenUsed/>
    <w:rsid w:val="00233F77"/>
    <w:rPr>
      <w:color w:val="0000FF"/>
      <w:u w:val="single"/>
    </w:rPr>
  </w:style>
  <w:style w:type="table" w:styleId="TableGrid">
    <w:name w:val="Table Grid"/>
    <w:basedOn w:val="TableNormal"/>
    <w:uiPriority w:val="59"/>
    <w:rsid w:val="00FC2E7E"/>
    <w:rPr>
      <w:rFonts w:ascii="Hoefler Text" w:hAnsi="Hoefler Text"/>
    </w:rPr>
    <w:tblPr>
      <w:tblInd w:w="0" w:type="dxa"/>
      <w:tblCellMar>
        <w:top w:w="0" w:type="dxa"/>
        <w:left w:w="108" w:type="dxa"/>
        <w:bottom w:w="0" w:type="dxa"/>
        <w:right w:w="108" w:type="dxa"/>
      </w:tblCellMar>
    </w:tblPr>
    <w:tblStylePr w:type="firstRow">
      <w:tblPr/>
      <w:tcPr>
        <w:tcBorders>
          <w:top w:val="nil"/>
          <w:left w:val="nil"/>
          <w:bottom w:val="double" w:sz="4" w:space="0" w:color="auto"/>
          <w:right w:val="nil"/>
          <w:insideH w:val="nil"/>
          <w:insideV w:val="nil"/>
          <w:tl2br w:val="nil"/>
          <w:tr2bl w:val="nil"/>
        </w:tcBorders>
      </w:tcPr>
    </w:tblStylePr>
  </w:style>
  <w:style w:type="character" w:customStyle="1" w:styleId="Heading1Char">
    <w:name w:val="Heading 1 Char"/>
    <w:link w:val="Heading1"/>
    <w:rsid w:val="008E10F5"/>
    <w:rPr>
      <w:rFonts w:ascii="Hoefler Text" w:hAnsi="Hoefler Text" w:cs="Arial"/>
      <w:bCs/>
      <w:noProof/>
      <w:sz w:val="28"/>
      <w:szCs w:val="32"/>
    </w:rPr>
  </w:style>
  <w:style w:type="character" w:customStyle="1" w:styleId="Heading2Char">
    <w:name w:val="Heading 2 Char"/>
    <w:link w:val="Heading2"/>
    <w:rsid w:val="008E10F5"/>
    <w:rPr>
      <w:rFonts w:ascii="Hoefler Text" w:hAnsi="Hoefler Text" w:cs="Arial"/>
      <w:bCs/>
      <w:iCs/>
      <w:noProof/>
      <w:szCs w:val="28"/>
    </w:rPr>
  </w:style>
  <w:style w:type="character" w:customStyle="1" w:styleId="Heading3Char">
    <w:name w:val="Heading 3 Char"/>
    <w:link w:val="Heading3"/>
    <w:rsid w:val="008E10F5"/>
    <w:rPr>
      <w:rFonts w:ascii="Hoefler Text" w:hAnsi="Hoefler Text" w:cs="Arial"/>
      <w:bCs/>
      <w:noProof/>
      <w:sz w:val="22"/>
      <w:szCs w:val="26"/>
    </w:rPr>
  </w:style>
  <w:style w:type="paragraph" w:styleId="ListParagraph">
    <w:name w:val="List Paragraph"/>
    <w:basedOn w:val="Normal"/>
    <w:uiPriority w:val="34"/>
    <w:qFormat/>
    <w:rsid w:val="007A54ED"/>
    <w:pPr>
      <w:ind w:left="720"/>
      <w:contextualSpacing/>
    </w:pPr>
  </w:style>
  <w:style w:type="character" w:styleId="FollowedHyperlink">
    <w:name w:val="FollowedHyperlink"/>
    <w:basedOn w:val="DefaultParagraphFont"/>
    <w:uiPriority w:val="99"/>
    <w:semiHidden/>
    <w:unhideWhenUsed/>
    <w:rsid w:val="002C2163"/>
    <w:rPr>
      <w:color w:val="800080" w:themeColor="followedHyperlink"/>
      <w:u w:val="single"/>
    </w:rPr>
  </w:style>
  <w:style w:type="character" w:styleId="CommentReference">
    <w:name w:val="annotation reference"/>
    <w:basedOn w:val="DefaultParagraphFont"/>
    <w:uiPriority w:val="99"/>
    <w:semiHidden/>
    <w:unhideWhenUsed/>
    <w:rsid w:val="00076ABC"/>
    <w:rPr>
      <w:sz w:val="16"/>
      <w:szCs w:val="16"/>
    </w:rPr>
  </w:style>
  <w:style w:type="paragraph" w:styleId="CommentText">
    <w:name w:val="annotation text"/>
    <w:basedOn w:val="Normal"/>
    <w:link w:val="CommentTextChar"/>
    <w:uiPriority w:val="99"/>
    <w:semiHidden/>
    <w:unhideWhenUsed/>
    <w:rsid w:val="00076ABC"/>
    <w:pPr>
      <w:spacing w:line="240" w:lineRule="auto"/>
    </w:pPr>
    <w:rPr>
      <w:sz w:val="20"/>
      <w:szCs w:val="20"/>
    </w:rPr>
  </w:style>
  <w:style w:type="character" w:customStyle="1" w:styleId="CommentTextChar">
    <w:name w:val="Comment Text Char"/>
    <w:basedOn w:val="DefaultParagraphFont"/>
    <w:link w:val="CommentText"/>
    <w:uiPriority w:val="99"/>
    <w:semiHidden/>
    <w:rsid w:val="00076ABC"/>
    <w:rPr>
      <w:rFonts w:ascii="Hoefler Text" w:hAnsi="Hoefler Text"/>
      <w:noProof/>
      <w:sz w:val="20"/>
      <w:szCs w:val="20"/>
    </w:rPr>
  </w:style>
  <w:style w:type="paragraph" w:styleId="CommentSubject">
    <w:name w:val="annotation subject"/>
    <w:basedOn w:val="CommentText"/>
    <w:next w:val="CommentText"/>
    <w:link w:val="CommentSubjectChar"/>
    <w:uiPriority w:val="99"/>
    <w:semiHidden/>
    <w:unhideWhenUsed/>
    <w:rsid w:val="007A7904"/>
    <w:rPr>
      <w:b/>
      <w:bCs/>
    </w:rPr>
  </w:style>
  <w:style w:type="character" w:customStyle="1" w:styleId="CommentSubjectChar">
    <w:name w:val="Comment Subject Char"/>
    <w:basedOn w:val="CommentTextChar"/>
    <w:link w:val="CommentSubject"/>
    <w:uiPriority w:val="99"/>
    <w:semiHidden/>
    <w:rsid w:val="007A7904"/>
    <w:rPr>
      <w:rFonts w:ascii="Hoefler Text" w:hAnsi="Hoefler Text"/>
      <w:b/>
      <w:bCs/>
      <w:noProof/>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7B46"/>
    <w:pPr>
      <w:spacing w:line="264" w:lineRule="auto"/>
      <w:ind w:firstLine="346"/>
      <w:jc w:val="both"/>
    </w:pPr>
    <w:rPr>
      <w:rFonts w:ascii="Hoefler Text" w:hAnsi="Hoefler Text"/>
      <w:noProof/>
      <w:sz w:val="22"/>
      <w:szCs w:val="22"/>
    </w:rPr>
  </w:style>
  <w:style w:type="paragraph" w:styleId="Heading1">
    <w:name w:val="heading 1"/>
    <w:basedOn w:val="Normal"/>
    <w:next w:val="Firstparagraph"/>
    <w:link w:val="Heading1Char"/>
    <w:qFormat/>
    <w:rsid w:val="006A662A"/>
    <w:pPr>
      <w:keepNext/>
      <w:numPr>
        <w:numId w:val="2"/>
      </w:numPr>
      <w:tabs>
        <w:tab w:val="left" w:pos="482"/>
      </w:tabs>
      <w:spacing w:before="360" w:after="180"/>
      <w:jc w:val="left"/>
      <w:outlineLvl w:val="0"/>
    </w:pPr>
    <w:rPr>
      <w:rFonts w:cs="Arial"/>
      <w:bCs/>
      <w:sz w:val="28"/>
      <w:szCs w:val="32"/>
    </w:rPr>
  </w:style>
  <w:style w:type="paragraph" w:styleId="Heading2">
    <w:name w:val="heading 2"/>
    <w:basedOn w:val="Normal"/>
    <w:next w:val="Firstparagraph"/>
    <w:link w:val="Heading2Char"/>
    <w:qFormat/>
    <w:rsid w:val="006A662A"/>
    <w:pPr>
      <w:keepNext/>
      <w:numPr>
        <w:ilvl w:val="1"/>
        <w:numId w:val="2"/>
      </w:numPr>
      <w:tabs>
        <w:tab w:val="left" w:pos="624"/>
      </w:tabs>
      <w:spacing w:before="300" w:after="120"/>
      <w:jc w:val="left"/>
      <w:outlineLvl w:val="1"/>
    </w:pPr>
    <w:rPr>
      <w:rFonts w:cs="Arial"/>
      <w:bCs/>
      <w:iCs/>
      <w:sz w:val="24"/>
      <w:szCs w:val="28"/>
    </w:rPr>
  </w:style>
  <w:style w:type="paragraph" w:styleId="Heading3">
    <w:name w:val="heading 3"/>
    <w:basedOn w:val="Normal"/>
    <w:next w:val="Firstparagraph"/>
    <w:link w:val="Heading3Char"/>
    <w:qFormat/>
    <w:rsid w:val="0092522C"/>
    <w:pPr>
      <w:keepNext/>
      <w:numPr>
        <w:ilvl w:val="2"/>
        <w:numId w:val="2"/>
      </w:numPr>
      <w:tabs>
        <w:tab w:val="left" w:pos="765"/>
      </w:tabs>
      <w:spacing w:before="300" w:after="120"/>
      <w:jc w:val="left"/>
      <w:outlineLvl w:val="2"/>
    </w:pPr>
    <w:rPr>
      <w:rFonts w:cs="Arial"/>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153"/>
        <w:tab w:val="right" w:pos="8306"/>
      </w:tabs>
    </w:pPr>
  </w:style>
  <w:style w:type="paragraph" w:customStyle="1" w:styleId="Firstparagraph">
    <w:name w:val="First paragraph"/>
    <w:basedOn w:val="Normal"/>
    <w:next w:val="Normal"/>
    <w:pPr>
      <w:ind w:firstLine="0"/>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style>
  <w:style w:type="paragraph" w:styleId="Title">
    <w:name w:val="Title"/>
    <w:basedOn w:val="Normal"/>
    <w:next w:val="Normal"/>
    <w:link w:val="TitleChar"/>
    <w:uiPriority w:val="10"/>
    <w:qFormat/>
    <w:rsid w:val="006A662A"/>
    <w:pPr>
      <w:spacing w:before="240" w:after="60"/>
      <w:jc w:val="center"/>
      <w:outlineLvl w:val="0"/>
    </w:pPr>
    <w:rPr>
      <w:rFonts w:eastAsia="ＭＳ ゴシック"/>
      <w:b/>
      <w:bCs/>
      <w:kern w:val="28"/>
      <w:sz w:val="32"/>
      <w:szCs w:val="32"/>
    </w:rPr>
  </w:style>
  <w:style w:type="character" w:customStyle="1" w:styleId="TitleChar">
    <w:name w:val="Title Char"/>
    <w:link w:val="Title"/>
    <w:uiPriority w:val="10"/>
    <w:rsid w:val="006A662A"/>
    <w:rPr>
      <w:rFonts w:ascii="Hoefler Text" w:eastAsia="ＭＳ ゴシック" w:hAnsi="Hoefler Text" w:cs="Times New Roman"/>
      <w:b/>
      <w:bCs/>
      <w:noProof/>
      <w:kern w:val="28"/>
      <w:sz w:val="32"/>
      <w:szCs w:val="32"/>
    </w:rPr>
  </w:style>
  <w:style w:type="character" w:styleId="BookTitle">
    <w:name w:val="Book Title"/>
    <w:uiPriority w:val="33"/>
    <w:qFormat/>
    <w:rsid w:val="006A662A"/>
    <w:rPr>
      <w:b/>
      <w:bCs/>
      <w:smallCaps/>
      <w:spacing w:val="5"/>
    </w:rPr>
  </w:style>
  <w:style w:type="paragraph" w:styleId="Subtitle">
    <w:name w:val="Subtitle"/>
    <w:basedOn w:val="Normal"/>
    <w:next w:val="Normal"/>
    <w:link w:val="SubtitleChar"/>
    <w:uiPriority w:val="11"/>
    <w:qFormat/>
    <w:rsid w:val="006A662A"/>
    <w:pPr>
      <w:spacing w:after="60"/>
      <w:jc w:val="center"/>
      <w:outlineLvl w:val="1"/>
    </w:pPr>
    <w:rPr>
      <w:rFonts w:ascii="Calibri" w:eastAsia="ＭＳ ゴシック" w:hAnsi="Calibri"/>
      <w:sz w:val="24"/>
      <w:szCs w:val="24"/>
    </w:rPr>
  </w:style>
  <w:style w:type="character" w:customStyle="1" w:styleId="SubtitleChar">
    <w:name w:val="Subtitle Char"/>
    <w:link w:val="Subtitle"/>
    <w:uiPriority w:val="11"/>
    <w:rsid w:val="006A662A"/>
    <w:rPr>
      <w:rFonts w:ascii="Calibri" w:eastAsia="ＭＳ ゴシック" w:hAnsi="Calibri" w:cs="Times New Roman"/>
      <w:noProof/>
      <w:sz w:val="24"/>
      <w:szCs w:val="24"/>
    </w:rPr>
  </w:style>
  <w:style w:type="paragraph" w:styleId="Quote">
    <w:name w:val="Quote"/>
    <w:basedOn w:val="Normal"/>
    <w:next w:val="Normal"/>
    <w:link w:val="QuoteChar"/>
    <w:uiPriority w:val="29"/>
    <w:qFormat/>
    <w:rsid w:val="00DD2B68"/>
    <w:pPr>
      <w:spacing w:before="160" w:after="160" w:line="240" w:lineRule="auto"/>
      <w:ind w:left="720" w:right="720" w:firstLine="0"/>
      <w:contextualSpacing/>
    </w:pPr>
    <w:rPr>
      <w:rFonts w:ascii="Courier" w:hAnsi="Courier"/>
      <w:iCs/>
      <w:color w:val="000000"/>
      <w:sz w:val="16"/>
      <w:szCs w:val="16"/>
    </w:rPr>
  </w:style>
  <w:style w:type="character" w:customStyle="1" w:styleId="QuoteChar">
    <w:name w:val="Quote Char"/>
    <w:link w:val="Quote"/>
    <w:uiPriority w:val="29"/>
    <w:rsid w:val="00DD2B68"/>
    <w:rPr>
      <w:rFonts w:ascii="Courier" w:hAnsi="Courier"/>
      <w:iCs/>
      <w:noProof/>
      <w:color w:val="000000"/>
      <w:sz w:val="16"/>
      <w:szCs w:val="16"/>
    </w:rPr>
  </w:style>
  <w:style w:type="character" w:styleId="LineNumber">
    <w:name w:val="line number"/>
    <w:uiPriority w:val="99"/>
    <w:semiHidden/>
    <w:unhideWhenUsed/>
    <w:rsid w:val="00201B6B"/>
  </w:style>
  <w:style w:type="character" w:styleId="PlaceholderText">
    <w:name w:val="Placeholder Text"/>
    <w:uiPriority w:val="99"/>
    <w:semiHidden/>
    <w:rsid w:val="00804A62"/>
    <w:rPr>
      <w:color w:val="808080"/>
    </w:rPr>
  </w:style>
  <w:style w:type="paragraph" w:styleId="BalloonText">
    <w:name w:val="Balloon Text"/>
    <w:basedOn w:val="Normal"/>
    <w:link w:val="BalloonTextChar"/>
    <w:uiPriority w:val="99"/>
    <w:semiHidden/>
    <w:unhideWhenUsed/>
    <w:rsid w:val="00804A62"/>
    <w:pPr>
      <w:spacing w:line="240" w:lineRule="auto"/>
    </w:pPr>
    <w:rPr>
      <w:rFonts w:ascii="Lucida Grande" w:hAnsi="Lucida Grande" w:cs="Lucida Grande"/>
      <w:sz w:val="18"/>
      <w:szCs w:val="18"/>
    </w:rPr>
  </w:style>
  <w:style w:type="character" w:customStyle="1" w:styleId="BalloonTextChar">
    <w:name w:val="Balloon Text Char"/>
    <w:link w:val="BalloonText"/>
    <w:uiPriority w:val="99"/>
    <w:semiHidden/>
    <w:rsid w:val="00804A62"/>
    <w:rPr>
      <w:rFonts w:ascii="Lucida Grande" w:hAnsi="Lucida Grande" w:cs="Lucida Grande"/>
      <w:noProof/>
      <w:sz w:val="18"/>
      <w:szCs w:val="18"/>
    </w:rPr>
  </w:style>
  <w:style w:type="paragraph" w:styleId="Caption">
    <w:name w:val="caption"/>
    <w:basedOn w:val="Normal"/>
    <w:next w:val="Normal"/>
    <w:uiPriority w:val="35"/>
    <w:unhideWhenUsed/>
    <w:qFormat/>
    <w:rsid w:val="004A7A34"/>
    <w:pPr>
      <w:keepNext/>
      <w:spacing w:before="120" w:after="40" w:line="240" w:lineRule="auto"/>
      <w:jc w:val="center"/>
    </w:pPr>
    <w:rPr>
      <w:sz w:val="20"/>
      <w:szCs w:val="20"/>
    </w:rPr>
  </w:style>
  <w:style w:type="character" w:styleId="Hyperlink">
    <w:name w:val="Hyperlink"/>
    <w:uiPriority w:val="99"/>
    <w:unhideWhenUsed/>
    <w:rsid w:val="00233F77"/>
    <w:rPr>
      <w:color w:val="0000FF"/>
      <w:u w:val="single"/>
    </w:rPr>
  </w:style>
  <w:style w:type="table" w:styleId="TableGrid">
    <w:name w:val="Table Grid"/>
    <w:basedOn w:val="TableNormal"/>
    <w:uiPriority w:val="59"/>
    <w:rsid w:val="00FC2E7E"/>
    <w:rPr>
      <w:rFonts w:ascii="Hoefler Text" w:hAnsi="Hoefler Text"/>
    </w:rPr>
    <w:tblPr>
      <w:tblInd w:w="0" w:type="dxa"/>
      <w:tblCellMar>
        <w:top w:w="0" w:type="dxa"/>
        <w:left w:w="108" w:type="dxa"/>
        <w:bottom w:w="0" w:type="dxa"/>
        <w:right w:w="108" w:type="dxa"/>
      </w:tblCellMar>
    </w:tblPr>
    <w:tblStylePr w:type="firstRow">
      <w:tblPr/>
      <w:tcPr>
        <w:tcBorders>
          <w:top w:val="nil"/>
          <w:left w:val="nil"/>
          <w:bottom w:val="double" w:sz="4" w:space="0" w:color="auto"/>
          <w:right w:val="nil"/>
          <w:insideH w:val="nil"/>
          <w:insideV w:val="nil"/>
          <w:tl2br w:val="nil"/>
          <w:tr2bl w:val="nil"/>
        </w:tcBorders>
      </w:tcPr>
    </w:tblStylePr>
  </w:style>
  <w:style w:type="character" w:customStyle="1" w:styleId="Heading1Char">
    <w:name w:val="Heading 1 Char"/>
    <w:link w:val="Heading1"/>
    <w:rsid w:val="008E10F5"/>
    <w:rPr>
      <w:rFonts w:ascii="Hoefler Text" w:hAnsi="Hoefler Text" w:cs="Arial"/>
      <w:bCs/>
      <w:noProof/>
      <w:sz w:val="28"/>
      <w:szCs w:val="32"/>
    </w:rPr>
  </w:style>
  <w:style w:type="character" w:customStyle="1" w:styleId="Heading2Char">
    <w:name w:val="Heading 2 Char"/>
    <w:link w:val="Heading2"/>
    <w:rsid w:val="008E10F5"/>
    <w:rPr>
      <w:rFonts w:ascii="Hoefler Text" w:hAnsi="Hoefler Text" w:cs="Arial"/>
      <w:bCs/>
      <w:iCs/>
      <w:noProof/>
      <w:szCs w:val="28"/>
    </w:rPr>
  </w:style>
  <w:style w:type="character" w:customStyle="1" w:styleId="Heading3Char">
    <w:name w:val="Heading 3 Char"/>
    <w:link w:val="Heading3"/>
    <w:rsid w:val="008E10F5"/>
    <w:rPr>
      <w:rFonts w:ascii="Hoefler Text" w:hAnsi="Hoefler Text" w:cs="Arial"/>
      <w:bCs/>
      <w:noProof/>
      <w:sz w:val="22"/>
      <w:szCs w:val="26"/>
    </w:rPr>
  </w:style>
  <w:style w:type="paragraph" w:styleId="ListParagraph">
    <w:name w:val="List Paragraph"/>
    <w:basedOn w:val="Normal"/>
    <w:uiPriority w:val="34"/>
    <w:qFormat/>
    <w:rsid w:val="007A54ED"/>
    <w:pPr>
      <w:ind w:left="720"/>
      <w:contextualSpacing/>
    </w:pPr>
  </w:style>
  <w:style w:type="character" w:styleId="FollowedHyperlink">
    <w:name w:val="FollowedHyperlink"/>
    <w:basedOn w:val="DefaultParagraphFont"/>
    <w:uiPriority w:val="99"/>
    <w:semiHidden/>
    <w:unhideWhenUsed/>
    <w:rsid w:val="002C2163"/>
    <w:rPr>
      <w:color w:val="800080" w:themeColor="followedHyperlink"/>
      <w:u w:val="single"/>
    </w:rPr>
  </w:style>
  <w:style w:type="character" w:styleId="CommentReference">
    <w:name w:val="annotation reference"/>
    <w:basedOn w:val="DefaultParagraphFont"/>
    <w:uiPriority w:val="99"/>
    <w:semiHidden/>
    <w:unhideWhenUsed/>
    <w:rsid w:val="00076ABC"/>
    <w:rPr>
      <w:sz w:val="16"/>
      <w:szCs w:val="16"/>
    </w:rPr>
  </w:style>
  <w:style w:type="paragraph" w:styleId="CommentText">
    <w:name w:val="annotation text"/>
    <w:basedOn w:val="Normal"/>
    <w:link w:val="CommentTextChar"/>
    <w:uiPriority w:val="99"/>
    <w:semiHidden/>
    <w:unhideWhenUsed/>
    <w:rsid w:val="00076ABC"/>
    <w:pPr>
      <w:spacing w:line="240" w:lineRule="auto"/>
    </w:pPr>
    <w:rPr>
      <w:sz w:val="20"/>
      <w:szCs w:val="20"/>
    </w:rPr>
  </w:style>
  <w:style w:type="character" w:customStyle="1" w:styleId="CommentTextChar">
    <w:name w:val="Comment Text Char"/>
    <w:basedOn w:val="DefaultParagraphFont"/>
    <w:link w:val="CommentText"/>
    <w:uiPriority w:val="99"/>
    <w:semiHidden/>
    <w:rsid w:val="00076ABC"/>
    <w:rPr>
      <w:rFonts w:ascii="Hoefler Text" w:hAnsi="Hoefler Text"/>
      <w:noProof/>
      <w:sz w:val="20"/>
      <w:szCs w:val="20"/>
    </w:rPr>
  </w:style>
  <w:style w:type="paragraph" w:styleId="CommentSubject">
    <w:name w:val="annotation subject"/>
    <w:basedOn w:val="CommentText"/>
    <w:next w:val="CommentText"/>
    <w:link w:val="CommentSubjectChar"/>
    <w:uiPriority w:val="99"/>
    <w:semiHidden/>
    <w:unhideWhenUsed/>
    <w:rsid w:val="007A7904"/>
    <w:rPr>
      <w:b/>
      <w:bCs/>
    </w:rPr>
  </w:style>
  <w:style w:type="character" w:customStyle="1" w:styleId="CommentSubjectChar">
    <w:name w:val="Comment Subject Char"/>
    <w:basedOn w:val="CommentTextChar"/>
    <w:link w:val="CommentSubject"/>
    <w:uiPriority w:val="99"/>
    <w:semiHidden/>
    <w:rsid w:val="007A7904"/>
    <w:rPr>
      <w:rFonts w:ascii="Hoefler Text" w:hAnsi="Hoefler Text"/>
      <w:b/>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392783">
      <w:bodyDiv w:val="1"/>
      <w:marLeft w:val="0"/>
      <w:marRight w:val="0"/>
      <w:marTop w:val="0"/>
      <w:marBottom w:val="0"/>
      <w:divBdr>
        <w:top w:val="none" w:sz="0" w:space="0" w:color="auto"/>
        <w:left w:val="none" w:sz="0" w:space="0" w:color="auto"/>
        <w:bottom w:val="none" w:sz="0" w:space="0" w:color="auto"/>
        <w:right w:val="none" w:sz="0" w:space="0" w:color="auto"/>
      </w:divBdr>
    </w:div>
    <w:div w:id="541749195">
      <w:bodyDiv w:val="1"/>
      <w:marLeft w:val="0"/>
      <w:marRight w:val="0"/>
      <w:marTop w:val="0"/>
      <w:marBottom w:val="0"/>
      <w:divBdr>
        <w:top w:val="none" w:sz="0" w:space="0" w:color="auto"/>
        <w:left w:val="none" w:sz="0" w:space="0" w:color="auto"/>
        <w:bottom w:val="none" w:sz="0" w:space="0" w:color="auto"/>
        <w:right w:val="none" w:sz="0" w:space="0" w:color="auto"/>
      </w:divBdr>
    </w:div>
    <w:div w:id="1136989376">
      <w:bodyDiv w:val="1"/>
      <w:marLeft w:val="0"/>
      <w:marRight w:val="0"/>
      <w:marTop w:val="0"/>
      <w:marBottom w:val="0"/>
      <w:divBdr>
        <w:top w:val="none" w:sz="0" w:space="0" w:color="auto"/>
        <w:left w:val="none" w:sz="0" w:space="0" w:color="auto"/>
        <w:bottom w:val="none" w:sz="0" w:space="0" w:color="auto"/>
        <w:right w:val="none" w:sz="0" w:space="0" w:color="auto"/>
      </w:divBdr>
    </w:div>
    <w:div w:id="18701015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footer" Target="footer1.xml"/><Relationship Id="rId2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fontTable" Target="fontTable.xml"/><Relationship Id="rId31" Type="http://schemas.openxmlformats.org/officeDocument/2006/relationships/theme" Target="theme/theme1.xml"/><Relationship Id="rId32" Type="http://schemas.microsoft.com/office/2011/relationships/people" Target="people.xml"/><Relationship Id="rId9" Type="http://schemas.openxmlformats.org/officeDocument/2006/relationships/hyperlink" Target="http://mosfire-datareductionpipeline.github.io/MosfireDRP/"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microsoft.com/office/2011/relationships/commentsExtended" Target="commentsExtended.xml"/><Relationship Id="rId10" Type="http://schemas.openxmlformats.org/officeDocument/2006/relationships/hyperlink" Target="http://ssb.stsci.edu/ureka/" TargetMode="External"/><Relationship Id="rId11" Type="http://schemas.openxmlformats.org/officeDocument/2006/relationships/comments" Target="comments.xml"/><Relationship Id="rId12" Type="http://schemas.openxmlformats.org/officeDocument/2006/relationships/hyperlink" Target="https://keck-datareductionpipelines.github.io/MosfireDRP/" TargetMode="External"/><Relationship Id="rId13" Type="http://schemas.openxmlformats.org/officeDocument/2006/relationships/hyperlink" Target="https://github.com/keck-DataReductionPipelines/MosfireDRP.git" TargetMode="External"/><Relationship Id="rId14" Type="http://schemas.openxmlformats.org/officeDocument/2006/relationships/hyperlink" Target="http://www2.keck.hawaii.edu/inst/mosfire/.cshrc" TargetMode="External"/><Relationship Id="rId15" Type="http://schemas.openxmlformats.org/officeDocument/2006/relationships/hyperlink" Target="https://koa.ipac.caltech.edu/cgi-bin/KOA/nph-KOAlogin" TargetMode="External"/><Relationship Id="rId16" Type="http://schemas.openxmlformats.org/officeDocument/2006/relationships/hyperlink" Target="ftp://ftp.keck.hawaii.edu/pub/ObservingTools/common" TargetMode="External"/><Relationship Id="rId17" Type="http://schemas.openxmlformats.org/officeDocument/2006/relationships/hyperlink" Target="http://mosfire.googlecode.com/files/DRP_Test_Case_Hband.zip" TargetMode="External"/><Relationship Id="rId18" Type="http://schemas.openxmlformats.org/officeDocument/2006/relationships/image" Target="media/image1.png"/><Relationship Id="rId1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npk:Library:Application%20Support:Microsoft:Office:User%20Templates:My%20Templates:Konidari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8721E0-66F1-C749-9661-C7FA3A27C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Konidaris.dot</Template>
  <TotalTime>0</TotalTime>
  <Pages>29</Pages>
  <Words>7627</Words>
  <Characters>43476</Characters>
  <Application>Microsoft Macintosh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Konidaris</dc:creator>
  <cp:keywords/>
  <dc:description/>
  <cp:lastModifiedBy>Luca Rizzi</cp:lastModifiedBy>
  <cp:revision>2</cp:revision>
  <cp:lastPrinted>2015-08-27T20:34:00Z</cp:lastPrinted>
  <dcterms:created xsi:type="dcterms:W3CDTF">2015-08-27T20:37:00Z</dcterms:created>
  <dcterms:modified xsi:type="dcterms:W3CDTF">2015-08-27T20:37:00Z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class="1"/&gt;&lt;/info&gt;PAPERS2_INFO_END</vt:lpwstr>
  </property>
</Properties>
</file>